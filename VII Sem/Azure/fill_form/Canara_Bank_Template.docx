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4683"/>
        <w:gridCol w:w="5245"/>
      </w:tblGrid>
      <w:tr w:rsidR="00197AEF" w14:paraId="162F3352" w14:textId="77777777" w:rsidTr="00197AEF">
        <w:tc>
          <w:tcPr>
            <w:tcW w:w="1696" w:type="dxa"/>
          </w:tcPr>
          <w:p w14:paraId="4CC3F368" w14:textId="4F6B396E" w:rsidR="005C0724" w:rsidRDefault="007E1BBC" w:rsidP="006428E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870494" wp14:editId="5E42D89B">
                  <wp:extent cx="845820" cy="563880"/>
                  <wp:effectExtent l="0" t="0" r="0" b="7620"/>
                  <wp:docPr id="8166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65" name="Picture 816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14:paraId="3BE35A4A" w14:textId="77777777" w:rsidR="007E1BBC" w:rsidRDefault="007E1BBC" w:rsidP="006428EE">
            <w:pPr>
              <w:jc w:val="center"/>
            </w:pPr>
          </w:p>
          <w:p w14:paraId="050CA948" w14:textId="6EDFBAE3" w:rsidR="007E1BBC" w:rsidRPr="007E1BBC" w:rsidRDefault="007E1BBC" w:rsidP="00BD782C">
            <w:pPr>
              <w:rPr>
                <w:rFonts w:ascii="Arial" w:hAnsi="Arial" w:cs="Arial"/>
                <w:color w:val="747474" w:themeColor="background2" w:themeShade="80"/>
              </w:rPr>
            </w:pPr>
            <w:hyperlink r:id="rId7" w:history="1">
              <w:r w:rsidRPr="007E1BBC">
                <w:rPr>
                  <w:rStyle w:val="Hyperlink"/>
                  <w:rFonts w:ascii="Arial" w:hAnsi="Arial" w:cs="Arial"/>
                  <w:color w:val="747474" w:themeColor="background2" w:themeShade="80"/>
                </w:rPr>
                <w:t>www.canarabank.com</w:t>
              </w:r>
            </w:hyperlink>
          </w:p>
          <w:p w14:paraId="145DAF5B" w14:textId="2A363AAE" w:rsidR="007E1BBC" w:rsidRDefault="007E1BBC" w:rsidP="00BD782C">
            <w:r w:rsidRPr="007E1BBC">
              <w:rPr>
                <w:rFonts w:ascii="Arial" w:hAnsi="Arial" w:cs="Arial"/>
                <w:color w:val="747474" w:themeColor="background2" w:themeShade="80"/>
              </w:rPr>
              <w:t>Toll Free Helpline 1800 1030</w:t>
            </w:r>
          </w:p>
        </w:tc>
        <w:tc>
          <w:tcPr>
            <w:tcW w:w="5245" w:type="dxa"/>
          </w:tcPr>
          <w:p w14:paraId="691CEFFA" w14:textId="6CF8C10F" w:rsidR="005C0724" w:rsidRDefault="00197AEF" w:rsidP="006428EE">
            <w:pPr>
              <w:jc w:val="center"/>
            </w:pPr>
            <w:r>
              <w:rPr>
                <w:noProof/>
              </w:rPr>
              <w:t xml:space="preserve"> </w:t>
            </w:r>
            <w:r w:rsidR="007E1BBC">
              <w:rPr>
                <w:noProof/>
              </w:rPr>
              <w:drawing>
                <wp:inline distT="0" distB="0" distL="0" distR="0" wp14:anchorId="1812E798" wp14:editId="087FC150">
                  <wp:extent cx="2842260" cy="541020"/>
                  <wp:effectExtent l="0" t="0" r="0" b="0"/>
                  <wp:docPr id="657290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9033" name="Picture 6572903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26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D782C"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page" w:tblpX="9937" w:tblpY="366"/>
        <w:tblW w:w="0" w:type="auto"/>
        <w:tblLook w:val="04A0" w:firstRow="1" w:lastRow="0" w:firstColumn="1" w:lastColumn="0" w:noHBand="0" w:noVBand="1"/>
      </w:tblPr>
      <w:tblGrid>
        <w:gridCol w:w="900"/>
      </w:tblGrid>
      <w:tr w:rsidR="00790E4C" w14:paraId="0EE8E2CB" w14:textId="77777777" w:rsidTr="00790E4C">
        <w:trPr>
          <w:trHeight w:val="340"/>
        </w:trPr>
        <w:tc>
          <w:tcPr>
            <w:tcW w:w="900" w:type="dxa"/>
          </w:tcPr>
          <w:p w14:paraId="71D837FD" w14:textId="77777777" w:rsidR="00790E4C" w:rsidRPr="00D770D1" w:rsidRDefault="00790E4C" w:rsidP="00790E4C">
            <w:pPr>
              <w:jc w:val="center"/>
              <w:rPr>
                <w:sz w:val="16"/>
                <w:szCs w:val="16"/>
              </w:rPr>
            </w:pPr>
            <w:r w:rsidRPr="00D770D1">
              <w:rPr>
                <w:sz w:val="16"/>
                <w:szCs w:val="16"/>
              </w:rPr>
              <w:t>{{date}}</w:t>
            </w:r>
          </w:p>
        </w:tc>
      </w:tr>
    </w:tbl>
    <w:p w14:paraId="110E2FE7" w14:textId="3D5DAB05" w:rsidR="009B1D62" w:rsidRDefault="00DB78E9" w:rsidP="006428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9A43B57" wp14:editId="21B8556F">
                <wp:simplePos x="0" y="0"/>
                <wp:positionH relativeFrom="margin">
                  <wp:align>center</wp:align>
                </wp:positionH>
                <wp:positionV relativeFrom="paragraph">
                  <wp:posOffset>224155</wp:posOffset>
                </wp:positionV>
                <wp:extent cx="3078480" cy="259080"/>
                <wp:effectExtent l="0" t="0" r="0" b="7620"/>
                <wp:wrapNone/>
                <wp:docPr id="2889384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DC52DB" w14:textId="5E8E3BAA" w:rsidR="009D6DBF" w:rsidRPr="00DB78E9" w:rsidRDefault="009D6DBF" w:rsidP="007E1BB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B78E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(MUST ACCOMPAINED WITH TERMS AND </w:t>
                            </w:r>
                            <w:r w:rsidR="00DB78E9" w:rsidRPr="00DB78E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CONDITIONS)</w:t>
                            </w:r>
                            <w:r w:rsidR="00DB78E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43B5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7.65pt;width:242.4pt;height:20.4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" filled="f" stroked="f" strokeweight=".5pt">
                <v:textbox>
                  <w:txbxContent>
                    <w:p w14:paraId="44DC52DB" w14:textId="5E8E3BAA" w:rsidR="009D6DBF" w:rsidRPr="00DB78E9" w:rsidRDefault="009D6DBF" w:rsidP="007E1BB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DB78E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(MUST ACCOMPAINED WITH TERMS AND </w:t>
                      </w:r>
                      <w:r w:rsidR="00DB78E9" w:rsidRPr="00DB78E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>CONDITIONS)</w:t>
                      </w:r>
                      <w:r w:rsidR="00DB78E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1B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3C4698" wp14:editId="4147D6C9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6614160" cy="243840"/>
                <wp:effectExtent l="0" t="0" r="0" b="3810"/>
                <wp:wrapNone/>
                <wp:docPr id="16699093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4C497" w14:textId="32EE21D7" w:rsidR="007E1BBC" w:rsidRPr="00BD782C" w:rsidRDefault="009D6DBF" w:rsidP="007E1BB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78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ACCOUNT OPENING FORM FOR RESIDENT INDIVIDUAL (PART -1)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4698" id="_x0000_s1027" type="#_x0000_t202" style="position:absolute;left:0;text-align:left;margin-left:469.6pt;margin-top:3.25pt;width:520.8pt;height:19.2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" filled="f" stroked="f" strokeweight=".5pt">
                <v:textbox>
                  <w:txbxContent>
                    <w:p w14:paraId="4554C497" w14:textId="32EE21D7" w:rsidR="007E1BBC" w:rsidRPr="00BD782C" w:rsidRDefault="009D6DBF" w:rsidP="007E1BB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D782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ACCOUNT OPENING FORM FOR RESIDENT INDIVIDUAL (PART -1)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CDDD3" w14:textId="7B76B257" w:rsidR="00DB78E9" w:rsidRPr="00BD782C" w:rsidRDefault="006428EE" w:rsidP="006428EE">
      <w:pPr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8964A0" wp14:editId="37C5852E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3634740" cy="251460"/>
                <wp:effectExtent l="0" t="0" r="0" b="0"/>
                <wp:wrapNone/>
                <wp:docPr id="19439812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7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9B02E" w14:textId="3D71D16B" w:rsidR="009D6DBF" w:rsidRPr="00DB78E9" w:rsidRDefault="009D6DBF" w:rsidP="007E1BB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B78E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CUSTOMER INFORMATION SHEET (CIF Creation/Amendment)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964A0" id="_x0000_s1028" type="#_x0000_t202" style="position:absolute;left:0;text-align:left;margin-left:0;margin-top:6.55pt;width:286.2pt;height:19.8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" filled="f" stroked="f" strokeweight=".5pt">
                <v:textbox>
                  <w:txbxContent>
                    <w:p w14:paraId="3B99B02E" w14:textId="3D71D16B" w:rsidR="009D6DBF" w:rsidRPr="00DB78E9" w:rsidRDefault="009D6DBF" w:rsidP="007E1BB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B78E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CUSTOMER INFORMATION SHEET (CIF Creation/Amendment)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                                                                                </w:t>
      </w:r>
      <w:r w:rsidR="00BD782C">
        <w:t xml:space="preserve">                                                                                          </w:t>
      </w:r>
      <w:r w:rsidR="00197AEF">
        <w:t xml:space="preserve">         </w:t>
      </w:r>
      <w:r w:rsidR="00BD782C" w:rsidRPr="00197AEF">
        <w:rPr>
          <w:rFonts w:ascii="Calibri" w:hAnsi="Calibri" w:cs="Calibri"/>
          <w:sz w:val="20"/>
          <w:szCs w:val="20"/>
        </w:rPr>
        <w:t>Date</w:t>
      </w:r>
      <w:r w:rsidR="00BD782C" w:rsidRPr="00BD782C">
        <w:rPr>
          <w:rFonts w:ascii="Arial" w:hAnsi="Arial" w:cs="Arial"/>
          <w:b/>
          <w:bCs/>
          <w:sz w:val="18"/>
          <w:szCs w:val="18"/>
        </w:rPr>
        <w:t>:</w:t>
      </w:r>
    </w:p>
    <w:tbl>
      <w:tblPr>
        <w:tblStyle w:val="TableGrid"/>
        <w:tblpPr w:leftFromText="180" w:rightFromText="180" w:vertAnchor="text" w:horzAnchor="page" w:tblpX="5929" w:tblpY="128"/>
        <w:tblW w:w="0" w:type="auto"/>
        <w:tblLook w:val="04A0" w:firstRow="1" w:lastRow="0" w:firstColumn="1" w:lastColumn="0" w:noHBand="0" w:noVBand="1"/>
      </w:tblPr>
      <w:tblGrid>
        <w:gridCol w:w="1276"/>
        <w:gridCol w:w="1355"/>
      </w:tblGrid>
      <w:tr w:rsidR="00790E4C" w14:paraId="6A7BD8BC" w14:textId="77777777" w:rsidTr="00552430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BBCA673" w14:textId="626A974E" w:rsidR="00790E4C" w:rsidRDefault="00790E4C" w:rsidP="008E49DC">
            <w:pPr>
              <w:tabs>
                <w:tab w:val="left" w:pos="504"/>
                <w:tab w:val="left" w:pos="7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Branch Code:</w:t>
            </w:r>
          </w:p>
        </w:tc>
        <w:tc>
          <w:tcPr>
            <w:tcW w:w="284" w:type="dxa"/>
          </w:tcPr>
          <w:p w14:paraId="6F4A7DD7" w14:textId="08144A75" w:rsidR="00790E4C" w:rsidRDefault="00790E4C" w:rsidP="00552430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branch_code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Y="104"/>
        <w:tblW w:w="0" w:type="auto"/>
        <w:tblLook w:val="04A0" w:firstRow="1" w:lastRow="0" w:firstColumn="1" w:lastColumn="0" w:noHBand="0" w:noVBand="1"/>
      </w:tblPr>
      <w:tblGrid>
        <w:gridCol w:w="1276"/>
        <w:gridCol w:w="1409"/>
      </w:tblGrid>
      <w:tr w:rsidR="00790E4C" w14:paraId="73D080E2" w14:textId="77777777" w:rsidTr="00307841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0E18EF6" w14:textId="3DBA10AF" w:rsidR="00790E4C" w:rsidRDefault="00790E4C" w:rsidP="00307841">
            <w:pPr>
              <w:tabs>
                <w:tab w:val="left" w:pos="504"/>
                <w:tab w:val="left" w:pos="726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Branch Name:</w:t>
            </w:r>
          </w:p>
        </w:tc>
        <w:tc>
          <w:tcPr>
            <w:tcW w:w="284" w:type="dxa"/>
          </w:tcPr>
          <w:p w14:paraId="78366375" w14:textId="5C45D9D8" w:rsidR="00790E4C" w:rsidRDefault="00790E4C" w:rsidP="0030784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branch_name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p w14:paraId="3DF7C254" w14:textId="5491B8F1" w:rsidR="00974BF7" w:rsidRDefault="00307841">
      <w:r>
        <w:rPr>
          <w:noProof/>
        </w:rPr>
        <w:t xml:space="preserve"> </w:t>
      </w:r>
    </w:p>
    <w:p w14:paraId="60D83536" w14:textId="5A8F5706" w:rsidR="00C21A1E" w:rsidRDefault="00552430" w:rsidP="00197AEF">
      <w:pPr>
        <w:tabs>
          <w:tab w:val="left" w:pos="504"/>
          <w:tab w:val="left" w:pos="726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Fields marked </w:t>
      </w:r>
      <w:r w:rsidR="00BC10A3">
        <w:rPr>
          <w:rFonts w:ascii="Arial" w:hAnsi="Arial" w:cs="Arial"/>
          <w:sz w:val="16"/>
          <w:szCs w:val="16"/>
        </w:rPr>
        <w:t>Asterix (</w:t>
      </w:r>
      <w:r>
        <w:rPr>
          <w:rFonts w:ascii="Arial" w:hAnsi="Arial" w:cs="Arial"/>
          <w:sz w:val="16"/>
          <w:szCs w:val="16"/>
        </w:rPr>
        <w:t xml:space="preserve">*) are </w:t>
      </w:r>
      <w:r w:rsidR="00226B09">
        <w:rPr>
          <w:rFonts w:ascii="Arial" w:hAnsi="Arial" w:cs="Arial"/>
          <w:sz w:val="16"/>
          <w:szCs w:val="16"/>
        </w:rPr>
        <w:t>mandatory. Please</w:t>
      </w:r>
      <w:r>
        <w:rPr>
          <w:rFonts w:ascii="Arial" w:hAnsi="Arial" w:cs="Arial"/>
          <w:sz w:val="16"/>
          <w:szCs w:val="16"/>
        </w:rPr>
        <w:t xml:space="preserve"> fill up in BLOCK letters only and use black ink for signature</w:t>
      </w:r>
    </w:p>
    <w:tbl>
      <w:tblPr>
        <w:tblStyle w:val="TableGrid"/>
        <w:tblpPr w:leftFromText="180" w:rightFromText="180" w:vertAnchor="text" w:horzAnchor="margin" w:tblpY="-44"/>
        <w:tblW w:w="0" w:type="auto"/>
        <w:tblLook w:val="04A0" w:firstRow="1" w:lastRow="0" w:firstColumn="1" w:lastColumn="0" w:noHBand="0" w:noVBand="1"/>
      </w:tblPr>
      <w:tblGrid>
        <w:gridCol w:w="1276"/>
        <w:gridCol w:w="1302"/>
      </w:tblGrid>
      <w:tr w:rsidR="00D770D1" w14:paraId="6A33D771" w14:textId="37EFF99C" w:rsidTr="00681F52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D1A1BE2" w14:textId="77777777" w:rsidR="00D770D1" w:rsidRDefault="00D770D1" w:rsidP="00307841">
            <w:pPr>
              <w:tabs>
                <w:tab w:val="left" w:pos="504"/>
                <w:tab w:val="left" w:pos="726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Customer ID:</w:t>
            </w:r>
          </w:p>
        </w:tc>
        <w:tc>
          <w:tcPr>
            <w:tcW w:w="284" w:type="dxa"/>
          </w:tcPr>
          <w:p w14:paraId="5DAC7076" w14:textId="2E7FCCFA" w:rsidR="00D770D1" w:rsidRDefault="00D770D1" w:rsidP="008E49D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customer_id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page" w:tblpX="4729" w:tblpY="-32"/>
        <w:tblW w:w="0" w:type="auto"/>
        <w:tblLook w:val="04A0" w:firstRow="1" w:lastRow="0" w:firstColumn="1" w:lastColumn="0" w:noHBand="0" w:noVBand="1"/>
      </w:tblPr>
      <w:tblGrid>
        <w:gridCol w:w="1565"/>
        <w:gridCol w:w="1587"/>
      </w:tblGrid>
      <w:tr w:rsidR="00D770D1" w14:paraId="5F7F909C" w14:textId="77777777" w:rsidTr="00307841">
        <w:trPr>
          <w:trHeight w:val="284"/>
        </w:trPr>
        <w:tc>
          <w:tcPr>
            <w:tcW w:w="15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6E03FB0A" w14:textId="6C7657B0" w:rsidR="00D770D1" w:rsidRDefault="00D770D1" w:rsidP="00307841">
            <w:pPr>
              <w:tabs>
                <w:tab w:val="left" w:pos="504"/>
                <w:tab w:val="left" w:pos="7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Application type:</w:t>
            </w:r>
          </w:p>
        </w:tc>
        <w:tc>
          <w:tcPr>
            <w:tcW w:w="284" w:type="dxa"/>
          </w:tcPr>
          <w:p w14:paraId="29C29762" w14:textId="02DFD29A" w:rsidR="00D770D1" w:rsidRDefault="00D770D1" w:rsidP="0030784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application_type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Y="328"/>
        <w:tblW w:w="0" w:type="auto"/>
        <w:tblLook w:val="04A0" w:firstRow="1" w:lastRow="0" w:firstColumn="1" w:lastColumn="0" w:noHBand="0" w:noVBand="1"/>
      </w:tblPr>
      <w:tblGrid>
        <w:gridCol w:w="1276"/>
        <w:gridCol w:w="1258"/>
      </w:tblGrid>
      <w:tr w:rsidR="00D770D1" w14:paraId="684FB1DF" w14:textId="4F17F165" w:rsidTr="00307841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3B7141C" w14:textId="7B9BD823" w:rsidR="00D770D1" w:rsidRDefault="00D770D1" w:rsidP="0030784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No:</w:t>
            </w:r>
          </w:p>
        </w:tc>
        <w:tc>
          <w:tcPr>
            <w:tcW w:w="284" w:type="dxa"/>
          </w:tcPr>
          <w:p w14:paraId="218B1E1C" w14:textId="705466ED" w:rsidR="00D770D1" w:rsidRDefault="00D770D1" w:rsidP="0030784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account_no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40"/>
        <w:tblW w:w="0" w:type="auto"/>
        <w:tblLook w:val="04A0" w:firstRow="1" w:lastRow="0" w:firstColumn="1" w:lastColumn="0" w:noHBand="0" w:noVBand="1"/>
      </w:tblPr>
      <w:tblGrid>
        <w:gridCol w:w="1276"/>
        <w:gridCol w:w="937"/>
      </w:tblGrid>
      <w:tr w:rsidR="00D770D1" w14:paraId="5CC50F46" w14:textId="0446E3FE" w:rsidTr="00A33BAD">
        <w:trPr>
          <w:trHeight w:val="284"/>
        </w:trPr>
        <w:tc>
          <w:tcPr>
            <w:tcW w:w="1276" w:type="dxa"/>
          </w:tcPr>
          <w:p w14:paraId="24661255" w14:textId="62AD3CC0" w:rsidR="00D770D1" w:rsidRDefault="00D770D1" w:rsidP="00D770D1">
            <w:pPr>
              <w:tabs>
                <w:tab w:val="left" w:pos="504"/>
                <w:tab w:val="left" w:pos="7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CKYC No:</w:t>
            </w:r>
          </w:p>
        </w:tc>
        <w:tc>
          <w:tcPr>
            <w:tcW w:w="284" w:type="dxa"/>
          </w:tcPr>
          <w:p w14:paraId="7ADA0BE2" w14:textId="1A8DE6BC" w:rsidR="00D770D1" w:rsidRDefault="00D770D1" w:rsidP="00D770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cyc_no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p w14:paraId="75991751" w14:textId="1BC70167" w:rsidR="008E49DC" w:rsidRDefault="008E49DC"/>
    <w:p w14:paraId="208C00C5" w14:textId="36C50682" w:rsidR="008E49DC" w:rsidRDefault="000F52D9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5A24425" wp14:editId="74EED0D9">
                <wp:simplePos x="0" y="0"/>
                <wp:positionH relativeFrom="column">
                  <wp:posOffset>4833620</wp:posOffset>
                </wp:positionH>
                <wp:positionV relativeFrom="paragraph">
                  <wp:posOffset>81915</wp:posOffset>
                </wp:positionV>
                <wp:extent cx="1912620" cy="213360"/>
                <wp:effectExtent l="0" t="0" r="0" b="0"/>
                <wp:wrapNone/>
                <wp:docPr id="10470939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75570" w14:textId="6BBA9850" w:rsidR="000F52D9" w:rsidRPr="000F52D9" w:rsidRDefault="000F52D9" w:rsidP="000F52D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F52D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(Mandatory for CKYC update request)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24425" id="Text Box 6" o:spid="_x0000_s1029" type="#_x0000_t202" style="position:absolute;margin-left:380.6pt;margin-top:6.45pt;width:150.6pt;height:16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" filled="f" stroked="f" strokeweight=".5pt">
                <v:textbox>
                  <w:txbxContent>
                    <w:p w14:paraId="53D75570" w14:textId="6BBA9850" w:rsidR="000F52D9" w:rsidRPr="000F52D9" w:rsidRDefault="000F52D9" w:rsidP="000F52D9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F52D9">
                        <w:rPr>
                          <w:rFonts w:ascii="Arial" w:hAnsi="Arial" w:cs="Arial"/>
                          <w:sz w:val="16"/>
                          <w:szCs w:val="16"/>
                        </w:rPr>
                        <w:t>(Mandatory for CKYC update request)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</w:tblGrid>
      <w:tr w:rsidR="00A33BAD" w14:paraId="30BE4ADA" w14:textId="77777777" w:rsidTr="00A33BAD">
        <w:trPr>
          <w:trHeight w:val="284"/>
        </w:trPr>
        <w:tc>
          <w:tcPr>
            <w:tcW w:w="1276" w:type="dxa"/>
          </w:tcPr>
          <w:p w14:paraId="0B4D54E3" w14:textId="5F8EB699" w:rsidR="00A33BAD" w:rsidRPr="00A33BAD" w:rsidRDefault="00A33BAD" w:rsidP="00A33BA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 Type:</w:t>
            </w:r>
          </w:p>
        </w:tc>
      </w:tr>
    </w:tbl>
    <w:tbl>
      <w:tblPr>
        <w:tblStyle w:val="TableGrid"/>
        <w:tblpPr w:leftFromText="180" w:rightFromText="180" w:vertAnchor="text" w:horzAnchor="page" w:tblpX="1537" w:tblpYSpec="outside"/>
        <w:tblW w:w="0" w:type="auto"/>
        <w:tblLook w:val="04A0" w:firstRow="1" w:lastRow="0" w:firstColumn="1" w:lastColumn="0" w:noHBand="0" w:noVBand="1"/>
      </w:tblPr>
      <w:tblGrid>
        <w:gridCol w:w="1382"/>
        <w:gridCol w:w="851"/>
      </w:tblGrid>
      <w:tr w:rsidR="00D770D1" w14:paraId="68C0C316" w14:textId="77777777" w:rsidTr="00A33BAD">
        <w:trPr>
          <w:trHeight w:val="284"/>
        </w:trPr>
        <w:tc>
          <w:tcPr>
            <w:tcW w:w="284" w:type="dxa"/>
          </w:tcPr>
          <w:p w14:paraId="090B74DE" w14:textId="789E0EE1" w:rsidR="00D770D1" w:rsidRDefault="00D770D1" w:rsidP="00D770D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account_</w:t>
            </w:r>
            <w:r>
              <w:rPr>
                <w:rFonts w:ascii="Arial" w:hAnsi="Arial" w:cs="Arial"/>
                <w:sz w:val="16"/>
                <w:szCs w:val="16"/>
              </w:rPr>
              <w:t>type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8F1FB9" w14:textId="4D31FF7C" w:rsidR="00D770D1" w:rsidRDefault="00D770D1" w:rsidP="00D770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4E2A09A" w14:textId="77777777" w:rsidR="00A33BAD" w:rsidRDefault="00A33BAD"/>
    <w:p w14:paraId="6488ADA3" w14:textId="2BF9CCCA" w:rsidR="008E49DC" w:rsidRPr="00845AB1" w:rsidRDefault="00845AB1" w:rsidP="00845AB1">
      <w:pPr>
        <w:shd w:val="clear" w:color="auto" w:fill="83CAEB" w:themeFill="accent1" w:themeFillTint="66"/>
        <w:rPr>
          <w:rFonts w:ascii="Arial" w:hAnsi="Arial" w:cs="Arial"/>
          <w:b/>
          <w:bCs/>
          <w:sz w:val="18"/>
          <w:szCs w:val="18"/>
        </w:rPr>
      </w:pPr>
      <w:r w:rsidRPr="00845AB1">
        <w:rPr>
          <w:rFonts w:ascii="Arial" w:hAnsi="Arial" w:cs="Arial"/>
          <w:b/>
          <w:bCs/>
          <w:sz w:val="18"/>
          <w:szCs w:val="18"/>
        </w:rPr>
        <w:t>1.Personal Details</w:t>
      </w:r>
    </w:p>
    <w:tbl>
      <w:tblPr>
        <w:tblStyle w:val="TableGrid"/>
        <w:tblpPr w:leftFromText="180" w:rightFromText="180" w:vertAnchor="text" w:horzAnchor="margin" w:tblpY="-13"/>
        <w:tblW w:w="0" w:type="auto"/>
        <w:tblLook w:val="04A0" w:firstRow="1" w:lastRow="0" w:firstColumn="1" w:lastColumn="0" w:noHBand="0" w:noVBand="1"/>
      </w:tblPr>
      <w:tblGrid>
        <w:gridCol w:w="1276"/>
        <w:gridCol w:w="830"/>
      </w:tblGrid>
      <w:tr w:rsidR="00790E4C" w14:paraId="6D549D30" w14:textId="1BAD9D5E" w:rsidTr="00CB56E5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B7B48EF" w14:textId="1746B34B" w:rsidR="00790E4C" w:rsidRDefault="00790E4C" w:rsidP="002A28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Name:</w:t>
            </w:r>
          </w:p>
        </w:tc>
        <w:tc>
          <w:tcPr>
            <w:tcW w:w="284" w:type="dxa"/>
          </w:tcPr>
          <w:p w14:paraId="53A9C447" w14:textId="0A94F008" w:rsidR="00790E4C" w:rsidRDefault="00790E4C" w:rsidP="002A28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{{name}}</w:t>
            </w:r>
          </w:p>
        </w:tc>
      </w:tr>
    </w:tbl>
    <w:tbl>
      <w:tblPr>
        <w:tblStyle w:val="TableGrid"/>
        <w:tblpPr w:leftFromText="180" w:rightFromText="180" w:vertAnchor="text" w:horzAnchor="page" w:tblpX="3973" w:tblpY="323"/>
        <w:tblW w:w="0" w:type="auto"/>
        <w:tblLook w:val="04A0" w:firstRow="1" w:lastRow="0" w:firstColumn="1" w:lastColumn="0" w:noHBand="0" w:noVBand="1"/>
      </w:tblPr>
      <w:tblGrid>
        <w:gridCol w:w="928"/>
        <w:gridCol w:w="704"/>
      </w:tblGrid>
      <w:tr w:rsidR="00D770D1" w14:paraId="4065EB3C" w14:textId="77777777" w:rsidTr="00D770D1">
        <w:trPr>
          <w:trHeight w:val="284"/>
        </w:trPr>
        <w:tc>
          <w:tcPr>
            <w:tcW w:w="928" w:type="dxa"/>
          </w:tcPr>
          <w:p w14:paraId="3135564E" w14:textId="77777777" w:rsidR="00D770D1" w:rsidRDefault="00D770D1" w:rsidP="00D770D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{{gender}}</w:t>
            </w:r>
          </w:p>
        </w:tc>
        <w:tc>
          <w:tcPr>
            <w:tcW w:w="704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3CAA80" w14:textId="77777777" w:rsidR="00D770D1" w:rsidRDefault="00D770D1" w:rsidP="00D770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0C1738D" w14:textId="0474118B" w:rsidR="00A33BAD" w:rsidRPr="001B2625" w:rsidRDefault="002A28D1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tbl>
      <w:tblPr>
        <w:tblStyle w:val="TableGrid"/>
        <w:tblpPr w:leftFromText="180" w:rightFromText="180" w:vertAnchor="text" w:horzAnchor="margin" w:tblpY="4"/>
        <w:tblW w:w="0" w:type="auto"/>
        <w:tblLook w:val="04A0" w:firstRow="1" w:lastRow="0" w:firstColumn="1" w:lastColumn="0" w:noHBand="0" w:noVBand="1"/>
      </w:tblPr>
      <w:tblGrid>
        <w:gridCol w:w="1276"/>
        <w:gridCol w:w="1364"/>
      </w:tblGrid>
      <w:tr w:rsidR="00790E4C" w14:paraId="7C2281CC" w14:textId="1D34D6D2" w:rsidTr="00D770D1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59F18C1" w14:textId="4DF8B45F" w:rsidR="00790E4C" w:rsidRDefault="00790E4C" w:rsidP="00D93B6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Date of Birth:</w:t>
            </w:r>
          </w:p>
        </w:tc>
        <w:tc>
          <w:tcPr>
            <w:tcW w:w="1364" w:type="dxa"/>
          </w:tcPr>
          <w:p w14:paraId="7385A48A" w14:textId="0D8AF6FD" w:rsidR="00790E4C" w:rsidRDefault="00790E4C" w:rsidP="00D93B6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date_of_birth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p w14:paraId="1AC7CD20" w14:textId="14F359A7" w:rsidR="00A33BAD" w:rsidRPr="00A71987" w:rsidRDefault="00A7198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Gender</w:t>
      </w:r>
    </w:p>
    <w:tbl>
      <w:tblPr>
        <w:tblStyle w:val="TableGrid"/>
        <w:tblpPr w:leftFromText="180" w:rightFromText="180" w:vertAnchor="text" w:horzAnchor="page" w:tblpX="1827" w:tblpY="20"/>
        <w:tblW w:w="0" w:type="auto"/>
        <w:tblLook w:val="04A0" w:firstRow="1" w:lastRow="0" w:firstColumn="1" w:lastColumn="0" w:noHBand="0" w:noVBand="1"/>
      </w:tblPr>
      <w:tblGrid>
        <w:gridCol w:w="1426"/>
        <w:gridCol w:w="284"/>
        <w:gridCol w:w="851"/>
      </w:tblGrid>
      <w:tr w:rsidR="00D770D1" w14:paraId="38946CAF" w14:textId="77777777" w:rsidTr="008657A0">
        <w:trPr>
          <w:trHeight w:val="284"/>
        </w:trPr>
        <w:tc>
          <w:tcPr>
            <w:tcW w:w="284" w:type="dxa"/>
          </w:tcPr>
          <w:p w14:paraId="7C61080C" w14:textId="6B122D65" w:rsidR="00D770D1" w:rsidRDefault="00D770D1" w:rsidP="00D770D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28AD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9128AD">
              <w:rPr>
                <w:rFonts w:ascii="Arial" w:hAnsi="Arial" w:cs="Arial"/>
                <w:sz w:val="16"/>
                <w:szCs w:val="16"/>
              </w:rPr>
              <w:t>marital_status</w:t>
            </w:r>
            <w:proofErr w:type="spellEnd"/>
            <w:r w:rsidRPr="009128AD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284" w:type="dxa"/>
          </w:tcPr>
          <w:p w14:paraId="0CDF8B02" w14:textId="6B216D0A" w:rsidR="00D770D1" w:rsidRDefault="00D770D1" w:rsidP="00D770D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E48A24" w14:textId="20FE2481" w:rsidR="00D770D1" w:rsidRDefault="00D770D1" w:rsidP="00D770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EE52494" w14:textId="60302459" w:rsidR="008E49DC" w:rsidRPr="00AE7B75" w:rsidRDefault="00C207EF" w:rsidP="00C92521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29195C">
        <w:rPr>
          <w:rFonts w:ascii="Arial" w:hAnsi="Arial" w:cs="Arial"/>
          <w:sz w:val="16"/>
          <w:szCs w:val="16"/>
        </w:rPr>
        <w:t>Ma</w:t>
      </w:r>
      <w:r w:rsidR="00D771E9">
        <w:rPr>
          <w:rFonts w:ascii="Arial" w:hAnsi="Arial" w:cs="Arial"/>
          <w:sz w:val="16"/>
          <w:szCs w:val="16"/>
        </w:rPr>
        <w:t>rital Status</w:t>
      </w:r>
    </w:p>
    <w:tbl>
      <w:tblPr>
        <w:tblStyle w:val="TableGrid"/>
        <w:tblpPr w:leftFromText="180" w:rightFromText="180" w:vertAnchor="text" w:horzAnchor="margin" w:tblpY="100"/>
        <w:tblW w:w="0" w:type="auto"/>
        <w:tblLook w:val="04A0" w:firstRow="1" w:lastRow="0" w:firstColumn="1" w:lastColumn="0" w:noHBand="0" w:noVBand="1"/>
      </w:tblPr>
      <w:tblGrid>
        <w:gridCol w:w="1843"/>
        <w:gridCol w:w="1329"/>
        <w:gridCol w:w="284"/>
      </w:tblGrid>
      <w:tr w:rsidR="00D770D1" w14:paraId="5F0F19D3" w14:textId="2DCA72A7" w:rsidTr="00E538B7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615EAF22" w14:textId="77777777" w:rsidR="00D770D1" w:rsidRPr="00AE7B75" w:rsidRDefault="00D770D1" w:rsidP="00D770D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 of Father</w:t>
            </w:r>
          </w:p>
          <w:p w14:paraId="640C4CDE" w14:textId="77777777" w:rsidR="00D770D1" w:rsidRDefault="00D770D1" w:rsidP="00D770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6855327" w14:textId="5FA8B3BC" w:rsidR="00D770D1" w:rsidRDefault="00D770D1" w:rsidP="00D770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father_name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284" w:type="dxa"/>
          </w:tcPr>
          <w:p w14:paraId="46EDDF0D" w14:textId="70EF470B" w:rsidR="00D770D1" w:rsidRDefault="00D770D1" w:rsidP="00D770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BDF58E9" w14:textId="6B0FD722" w:rsidR="00552430" w:rsidRPr="00552430" w:rsidRDefault="00552430" w:rsidP="00197AEF">
      <w:pPr>
        <w:tabs>
          <w:tab w:val="left" w:pos="504"/>
          <w:tab w:val="left" w:pos="7260"/>
        </w:tabs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</w:t>
      </w:r>
    </w:p>
    <w:tbl>
      <w:tblPr>
        <w:tblStyle w:val="TableGrid"/>
        <w:tblpPr w:leftFromText="180" w:rightFromText="180" w:vertAnchor="text" w:horzAnchor="margin" w:tblpY="183"/>
        <w:tblW w:w="0" w:type="auto"/>
        <w:tblLook w:val="04A0" w:firstRow="1" w:lastRow="0" w:firstColumn="1" w:lastColumn="0" w:noHBand="0" w:noVBand="1"/>
      </w:tblPr>
      <w:tblGrid>
        <w:gridCol w:w="1843"/>
        <w:gridCol w:w="1417"/>
      </w:tblGrid>
      <w:tr w:rsidR="00D770D1" w14:paraId="0D15F392" w14:textId="41CF0B42" w:rsidTr="00CB56E5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1278563" w14:textId="6549BF83" w:rsidR="00D770D1" w:rsidRDefault="00D770D1" w:rsidP="005F20AA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 of Mother</w:t>
            </w:r>
          </w:p>
        </w:tc>
        <w:tc>
          <w:tcPr>
            <w:tcW w:w="284" w:type="dxa"/>
          </w:tcPr>
          <w:p w14:paraId="6434E1A2" w14:textId="3B921868" w:rsidR="00D770D1" w:rsidRDefault="00D770D1" w:rsidP="005F20AA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mother_name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</w:tbl>
    <w:p w14:paraId="216A8F49" w14:textId="4C1E2788" w:rsidR="00552430" w:rsidRPr="00552430" w:rsidRDefault="00552430" w:rsidP="00197AEF">
      <w:pPr>
        <w:tabs>
          <w:tab w:val="left" w:pos="504"/>
          <w:tab w:val="left" w:pos="7260"/>
        </w:tabs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184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567013" w14:paraId="55B09E58" w14:textId="2EC9872C" w:rsidTr="00CB56E5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A413AEA" w14:textId="51A58D6C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 of Spouse*</w:t>
            </w:r>
          </w:p>
        </w:tc>
        <w:tc>
          <w:tcPr>
            <w:tcW w:w="284" w:type="dxa"/>
          </w:tcPr>
          <w:p w14:paraId="537DE7F1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037E697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B95E0C3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FDC4B44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14052E9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BB97B01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945A84F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0569DCA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7544713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7375D60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22963BA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8E3A385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6E0CE8E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96106B6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018B628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F10FAB7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9A4F68D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8936055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792937E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D313CB0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75D839C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98ECCDD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C0B9AB7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3B3626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018CE73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2B4F822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4536EAA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FC934C5" w14:textId="77777777" w:rsidR="00567013" w:rsidRDefault="00567013" w:rsidP="00DD358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4263CD4" w14:textId="56A384A7" w:rsidR="00C21A1E" w:rsidRPr="002210F6" w:rsidRDefault="00C21A1E" w:rsidP="00C21A1E">
      <w:pPr>
        <w:tabs>
          <w:tab w:val="left" w:pos="504"/>
          <w:tab w:val="left" w:pos="7260"/>
        </w:tabs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     </w:t>
      </w:r>
    </w:p>
    <w:tbl>
      <w:tblPr>
        <w:tblStyle w:val="TableGrid"/>
        <w:tblpPr w:leftFromText="180" w:rightFromText="180" w:vertAnchor="text" w:horzAnchor="margin" w:tblpY="172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284"/>
      </w:tblGrid>
      <w:tr w:rsidR="004D381C" w14:paraId="1F2F4E44" w14:textId="77777777" w:rsidTr="00CB56E5"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D37A175" w14:textId="23C8374A" w:rsidR="004D381C" w:rsidRPr="007E2EBA" w:rsidRDefault="007E2EBA" w:rsidP="004D381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No. of Dependents</w:t>
            </w:r>
          </w:p>
        </w:tc>
        <w:tc>
          <w:tcPr>
            <w:tcW w:w="284" w:type="dxa"/>
          </w:tcPr>
          <w:p w14:paraId="3A39F9DE" w14:textId="77777777" w:rsidR="004D381C" w:rsidRDefault="004D381C" w:rsidP="004D381C"/>
        </w:tc>
        <w:tc>
          <w:tcPr>
            <w:tcW w:w="284" w:type="dxa"/>
          </w:tcPr>
          <w:p w14:paraId="5D3396DC" w14:textId="77777777" w:rsidR="004D381C" w:rsidRDefault="004D381C" w:rsidP="004D381C"/>
        </w:tc>
      </w:tr>
    </w:tbl>
    <w:p w14:paraId="03308A21" w14:textId="291B3753" w:rsidR="00C21A1E" w:rsidRPr="00C21A1E" w:rsidRDefault="00197AEF" w:rsidP="00C21A1E">
      <w:pPr>
        <w:tabs>
          <w:tab w:val="left" w:pos="504"/>
          <w:tab w:val="left" w:pos="7260"/>
        </w:tabs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</w:t>
      </w:r>
    </w:p>
    <w:tbl>
      <w:tblPr>
        <w:tblStyle w:val="TableGrid"/>
        <w:tblpPr w:leftFromText="180" w:rightFromText="180" w:vertAnchor="text" w:horzAnchor="margin" w:tblpY="1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</w:tblGrid>
      <w:tr w:rsidR="0083057A" w14:paraId="37CB67D9" w14:textId="77777777" w:rsidTr="00382A3B">
        <w:trPr>
          <w:trHeight w:val="284"/>
        </w:trPr>
        <w:tc>
          <w:tcPr>
            <w:tcW w:w="1276" w:type="dxa"/>
          </w:tcPr>
          <w:p w14:paraId="5F7F757F" w14:textId="70059B4B" w:rsidR="0083057A" w:rsidRPr="00157322" w:rsidRDefault="002B530A" w:rsidP="0083057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illiterate</w:t>
            </w:r>
          </w:p>
        </w:tc>
      </w:tr>
    </w:tbl>
    <w:tbl>
      <w:tblPr>
        <w:tblStyle w:val="TableGrid"/>
        <w:tblpPr w:leftFromText="180" w:rightFromText="180" w:vertAnchor="text" w:horzAnchor="page" w:tblpX="1602" w:tblpY="133"/>
        <w:tblW w:w="0" w:type="auto"/>
        <w:tblLook w:val="04A0" w:firstRow="1" w:lastRow="0" w:firstColumn="1" w:lastColumn="0" w:noHBand="0" w:noVBand="1"/>
      </w:tblPr>
      <w:tblGrid>
        <w:gridCol w:w="284"/>
        <w:gridCol w:w="562"/>
      </w:tblGrid>
      <w:tr w:rsidR="002B530A" w14:paraId="3F78164B" w14:textId="77777777" w:rsidTr="006D1578">
        <w:trPr>
          <w:trHeight w:val="284"/>
        </w:trPr>
        <w:tc>
          <w:tcPr>
            <w:tcW w:w="284" w:type="dxa"/>
          </w:tcPr>
          <w:p w14:paraId="363B731D" w14:textId="77777777" w:rsidR="002B530A" w:rsidRDefault="002B530A" w:rsidP="002B530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1BBDF73" w14:textId="160058D2" w:rsidR="002B530A" w:rsidRDefault="006D1578" w:rsidP="002B530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2468" w:tblpY="133"/>
        <w:tblW w:w="0" w:type="auto"/>
        <w:tblLook w:val="04A0" w:firstRow="1" w:lastRow="0" w:firstColumn="1" w:lastColumn="0" w:noHBand="0" w:noVBand="1"/>
      </w:tblPr>
      <w:tblGrid>
        <w:gridCol w:w="284"/>
        <w:gridCol w:w="456"/>
      </w:tblGrid>
      <w:tr w:rsidR="006D1578" w14:paraId="5C1E3865" w14:textId="77777777" w:rsidTr="00065947">
        <w:trPr>
          <w:trHeight w:val="284"/>
        </w:trPr>
        <w:tc>
          <w:tcPr>
            <w:tcW w:w="284" w:type="dxa"/>
          </w:tcPr>
          <w:p w14:paraId="1A63F5FF" w14:textId="77777777" w:rsidR="006D1578" w:rsidRDefault="006D1578" w:rsidP="006D157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0F4DB" w14:textId="7A842575" w:rsidR="006D1578" w:rsidRDefault="00065947" w:rsidP="006D157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</w:tr>
    </w:tbl>
    <w:tbl>
      <w:tblPr>
        <w:tblStyle w:val="TableGrid"/>
        <w:tblpPr w:leftFromText="180" w:rightFromText="180" w:vertAnchor="text" w:horzAnchor="page" w:tblpX="3268" w:tblpY="147"/>
        <w:tblW w:w="0" w:type="auto"/>
        <w:tblLook w:val="04A0" w:firstRow="1" w:lastRow="0" w:firstColumn="1" w:lastColumn="0" w:noHBand="0" w:noVBand="1"/>
      </w:tblPr>
      <w:tblGrid>
        <w:gridCol w:w="704"/>
        <w:gridCol w:w="1701"/>
      </w:tblGrid>
      <w:tr w:rsidR="00065947" w14:paraId="36D8982B" w14:textId="77777777" w:rsidTr="0010047E">
        <w:trPr>
          <w:trHeight w:val="284"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9BC03B" w14:textId="2137A7EF" w:rsidR="00065947" w:rsidRPr="00D44A91" w:rsidRDefault="00D44A91" w:rsidP="000659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If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yes</w:t>
            </w:r>
            <w:r w:rsidR="0010047E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  <w:proofErr w:type="gramEnd"/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A2A6104" w14:textId="6F3240E8" w:rsidR="00065947" w:rsidRPr="00326A1D" w:rsidRDefault="00326A1D" w:rsidP="0006594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Identification</w:t>
            </w:r>
            <w:r w:rsidR="001F073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 w:rsidR="001F0733">
              <w:rPr>
                <w:rFonts w:ascii="Arial" w:hAnsi="Arial" w:cs="Arial"/>
                <w:sz w:val="16"/>
                <w:szCs w:val="16"/>
              </w:rPr>
              <w:t>Marks</w:t>
            </w:r>
            <w:r w:rsidR="0010047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F0733">
              <w:rPr>
                <w:rFonts w:ascii="Arial" w:hAnsi="Arial" w:cs="Arial"/>
                <w:sz w:val="16"/>
                <w:szCs w:val="16"/>
              </w:rPr>
              <w:t>:</w:t>
            </w:r>
            <w:proofErr w:type="gramEnd"/>
          </w:p>
        </w:tc>
      </w:tr>
    </w:tbl>
    <w:tbl>
      <w:tblPr>
        <w:tblStyle w:val="TableGrid"/>
        <w:tblpPr w:leftFromText="180" w:rightFromText="180" w:vertAnchor="text" w:horzAnchor="page" w:tblpX="5708" w:tblpY="146"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7D0216" w14:paraId="415718A8" w14:textId="17FD1EE9" w:rsidTr="000E0D19">
        <w:trPr>
          <w:trHeight w:val="284"/>
        </w:trPr>
        <w:tc>
          <w:tcPr>
            <w:tcW w:w="284" w:type="dxa"/>
          </w:tcPr>
          <w:p w14:paraId="37E61A2A" w14:textId="77777777" w:rsidR="007D0216" w:rsidRDefault="007D0216" w:rsidP="0064636E"/>
        </w:tc>
        <w:tc>
          <w:tcPr>
            <w:tcW w:w="284" w:type="dxa"/>
          </w:tcPr>
          <w:p w14:paraId="118696BA" w14:textId="77777777" w:rsidR="007D0216" w:rsidRDefault="007D0216" w:rsidP="0064636E"/>
        </w:tc>
        <w:tc>
          <w:tcPr>
            <w:tcW w:w="284" w:type="dxa"/>
          </w:tcPr>
          <w:p w14:paraId="73510C66" w14:textId="77777777" w:rsidR="007D0216" w:rsidRDefault="007D0216" w:rsidP="0064636E"/>
        </w:tc>
        <w:tc>
          <w:tcPr>
            <w:tcW w:w="284" w:type="dxa"/>
          </w:tcPr>
          <w:p w14:paraId="0755930E" w14:textId="77777777" w:rsidR="007D0216" w:rsidRDefault="007D0216" w:rsidP="0064636E"/>
        </w:tc>
        <w:tc>
          <w:tcPr>
            <w:tcW w:w="284" w:type="dxa"/>
          </w:tcPr>
          <w:p w14:paraId="78F72612" w14:textId="77777777" w:rsidR="007D0216" w:rsidRDefault="007D0216" w:rsidP="0064636E"/>
        </w:tc>
        <w:tc>
          <w:tcPr>
            <w:tcW w:w="284" w:type="dxa"/>
          </w:tcPr>
          <w:p w14:paraId="3C7C8443" w14:textId="77777777" w:rsidR="007D0216" w:rsidRDefault="007D0216" w:rsidP="0064636E"/>
        </w:tc>
        <w:tc>
          <w:tcPr>
            <w:tcW w:w="284" w:type="dxa"/>
          </w:tcPr>
          <w:p w14:paraId="0FEAE4C5" w14:textId="77777777" w:rsidR="007D0216" w:rsidRDefault="007D0216" w:rsidP="0064636E"/>
        </w:tc>
        <w:tc>
          <w:tcPr>
            <w:tcW w:w="284" w:type="dxa"/>
          </w:tcPr>
          <w:p w14:paraId="483A2D09" w14:textId="77777777" w:rsidR="007D0216" w:rsidRDefault="007D0216" w:rsidP="0064636E"/>
        </w:tc>
        <w:tc>
          <w:tcPr>
            <w:tcW w:w="284" w:type="dxa"/>
          </w:tcPr>
          <w:p w14:paraId="7ADE9279" w14:textId="77777777" w:rsidR="007D0216" w:rsidRDefault="007D0216" w:rsidP="0064636E"/>
        </w:tc>
        <w:tc>
          <w:tcPr>
            <w:tcW w:w="284" w:type="dxa"/>
          </w:tcPr>
          <w:p w14:paraId="64CF6660" w14:textId="77777777" w:rsidR="007D0216" w:rsidRDefault="007D0216" w:rsidP="0064636E"/>
        </w:tc>
        <w:tc>
          <w:tcPr>
            <w:tcW w:w="284" w:type="dxa"/>
          </w:tcPr>
          <w:p w14:paraId="03976684" w14:textId="77777777" w:rsidR="007D0216" w:rsidRDefault="007D0216" w:rsidP="0064636E"/>
        </w:tc>
        <w:tc>
          <w:tcPr>
            <w:tcW w:w="284" w:type="dxa"/>
          </w:tcPr>
          <w:p w14:paraId="6A28F952" w14:textId="77777777" w:rsidR="007D0216" w:rsidRDefault="007D0216" w:rsidP="0064636E"/>
        </w:tc>
        <w:tc>
          <w:tcPr>
            <w:tcW w:w="284" w:type="dxa"/>
          </w:tcPr>
          <w:p w14:paraId="40F1BB05" w14:textId="77777777" w:rsidR="007D0216" w:rsidRDefault="007D0216" w:rsidP="0064636E"/>
        </w:tc>
        <w:tc>
          <w:tcPr>
            <w:tcW w:w="284" w:type="dxa"/>
          </w:tcPr>
          <w:p w14:paraId="2BBA4DA6" w14:textId="77777777" w:rsidR="007D0216" w:rsidRDefault="007D0216" w:rsidP="0064636E"/>
        </w:tc>
        <w:tc>
          <w:tcPr>
            <w:tcW w:w="284" w:type="dxa"/>
          </w:tcPr>
          <w:p w14:paraId="2541B40B" w14:textId="77777777" w:rsidR="007D0216" w:rsidRDefault="007D0216" w:rsidP="0064636E"/>
        </w:tc>
        <w:tc>
          <w:tcPr>
            <w:tcW w:w="284" w:type="dxa"/>
          </w:tcPr>
          <w:p w14:paraId="64977E0D" w14:textId="77777777" w:rsidR="007D0216" w:rsidRDefault="007D0216" w:rsidP="0064636E"/>
        </w:tc>
        <w:tc>
          <w:tcPr>
            <w:tcW w:w="284" w:type="dxa"/>
          </w:tcPr>
          <w:p w14:paraId="22CB9569" w14:textId="77777777" w:rsidR="007D0216" w:rsidRDefault="007D0216" w:rsidP="0064636E"/>
        </w:tc>
      </w:tr>
    </w:tbl>
    <w:p w14:paraId="65EF65C2" w14:textId="77777777" w:rsidR="00845AB1" w:rsidRDefault="00845AB1"/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BB4404" w14:paraId="2D4F52B3" w14:textId="378E12F6" w:rsidTr="0022550B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AEF34FB" w14:textId="7145A882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Name of Guardian</w:t>
            </w:r>
          </w:p>
        </w:tc>
        <w:tc>
          <w:tcPr>
            <w:tcW w:w="284" w:type="dxa"/>
          </w:tcPr>
          <w:p w14:paraId="45D07BFE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A318E05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A22525A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1BDF5D3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F8C8328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C9077C3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8A579C1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F3CC764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9BA1ED8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0C68631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B16CD94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4D9A76B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7F33EFD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9C426FC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518586E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ECEA5E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5E7E553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C557E70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2FF406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4B15F98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3AD4D1E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AB20F56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C033C25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327327B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7254B1A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CBEF48B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B85901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6B80E6C" w14:textId="77777777" w:rsidR="00BB4404" w:rsidRDefault="00BB4404" w:rsidP="00F1700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C1834FD" w14:textId="77777777" w:rsidR="00845AB1" w:rsidRPr="008351ED" w:rsidRDefault="00845AB1" w:rsidP="00845AB1">
      <w:pPr>
        <w:pStyle w:val="Title"/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1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</w:tblGrid>
      <w:tr w:rsidR="0085269B" w14:paraId="1300F94C" w14:textId="77777777" w:rsidTr="0022550B">
        <w:trPr>
          <w:trHeight w:val="284"/>
        </w:trPr>
        <w:tc>
          <w:tcPr>
            <w:tcW w:w="1555" w:type="dxa"/>
          </w:tcPr>
          <w:p w14:paraId="32F8EF4C" w14:textId="21EBBAAB" w:rsidR="0085269B" w:rsidRPr="00EC0969" w:rsidRDefault="00EC0969" w:rsidP="008526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(in case of Minor*)</w:t>
            </w:r>
          </w:p>
        </w:tc>
      </w:tr>
    </w:tbl>
    <w:tbl>
      <w:tblPr>
        <w:tblStyle w:val="TableGrid"/>
        <w:tblpPr w:leftFromText="180" w:rightFromText="180" w:vertAnchor="text" w:horzAnchor="page" w:tblpX="2068" w:tblpY="153"/>
        <w:tblW w:w="0" w:type="auto"/>
        <w:tblLook w:val="04A0" w:firstRow="1" w:lastRow="0" w:firstColumn="1" w:lastColumn="0" w:noHBand="0" w:noVBand="1"/>
      </w:tblPr>
      <w:tblGrid>
        <w:gridCol w:w="2410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7C28CE" w14:paraId="07C81878" w14:textId="6B92EC1F" w:rsidTr="0022550B">
        <w:trPr>
          <w:trHeight w:val="284"/>
        </w:trPr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D0C708B" w14:textId="0F0FDBCB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Relationship with Guardian</w:t>
            </w:r>
          </w:p>
        </w:tc>
        <w:tc>
          <w:tcPr>
            <w:tcW w:w="284" w:type="dxa"/>
          </w:tcPr>
          <w:p w14:paraId="41465B57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32AE016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EE390C5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B35BB2B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75A4626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D41FE5E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0F5F5F7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6E9AD7D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EE95703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8BBE7A1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4F959CD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CF6F39A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71FD66B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B716E6E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5DD8003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D84BE51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C2A721A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3683606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C3AABA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7797EB5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E794FED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EFC423E" w14:textId="77777777" w:rsidR="007C28CE" w:rsidRDefault="007C28CE" w:rsidP="00EC0969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41192F9" w14:textId="77777777" w:rsidR="00845AB1" w:rsidRDefault="00845AB1"/>
    <w:tbl>
      <w:tblPr>
        <w:tblStyle w:val="TableGrid"/>
        <w:tblpPr w:leftFromText="180" w:rightFromText="180" w:vertAnchor="text" w:horzAnchor="margin" w:tblpY="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</w:tblGrid>
      <w:tr w:rsidR="00444F2E" w14:paraId="361F3A73" w14:textId="77777777" w:rsidTr="0022550B">
        <w:trPr>
          <w:trHeight w:val="284"/>
        </w:trPr>
        <w:tc>
          <w:tcPr>
            <w:tcW w:w="1129" w:type="dxa"/>
          </w:tcPr>
          <w:p w14:paraId="4CC4D4A9" w14:textId="05B95FBC" w:rsidR="00444F2E" w:rsidRPr="00444F2E" w:rsidRDefault="00444F2E" w:rsidP="00444F2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Nationality*:</w:t>
            </w:r>
          </w:p>
        </w:tc>
      </w:tr>
    </w:tbl>
    <w:tbl>
      <w:tblPr>
        <w:tblStyle w:val="TableGrid"/>
        <w:tblpPr w:leftFromText="180" w:rightFromText="180" w:vertAnchor="text" w:horzAnchor="page" w:tblpX="1507" w:tblpY="50"/>
        <w:tblW w:w="0" w:type="auto"/>
        <w:tblLook w:val="04A0" w:firstRow="1" w:lastRow="0" w:firstColumn="1" w:lastColumn="0" w:noHBand="0" w:noVBand="1"/>
      </w:tblPr>
      <w:tblGrid>
        <w:gridCol w:w="284"/>
        <w:gridCol w:w="987"/>
      </w:tblGrid>
      <w:tr w:rsidR="00C13B45" w14:paraId="66E93478" w14:textId="77777777" w:rsidTr="00D474F8">
        <w:trPr>
          <w:trHeight w:val="284"/>
        </w:trPr>
        <w:tc>
          <w:tcPr>
            <w:tcW w:w="284" w:type="dxa"/>
          </w:tcPr>
          <w:p w14:paraId="4E5CA239" w14:textId="77777777" w:rsidR="00C13B45" w:rsidRDefault="00C13B45" w:rsidP="00C13B4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98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C83D6C" w14:textId="643B0925" w:rsidR="00C13B45" w:rsidRDefault="00D474F8" w:rsidP="00C13B4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In-Indian</w:t>
            </w:r>
          </w:p>
        </w:tc>
      </w:tr>
    </w:tbl>
    <w:tbl>
      <w:tblPr>
        <w:tblStyle w:val="TableGrid"/>
        <w:tblpPr w:leftFromText="180" w:rightFromText="180" w:vertAnchor="text" w:horzAnchor="page" w:tblpX="2921" w:tblpY="50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C13B45" w14:paraId="05FD29CB" w14:textId="77777777" w:rsidTr="00C13B45">
        <w:trPr>
          <w:trHeight w:val="284"/>
        </w:trPr>
        <w:tc>
          <w:tcPr>
            <w:tcW w:w="284" w:type="dxa"/>
          </w:tcPr>
          <w:p w14:paraId="7B9EC8A3" w14:textId="77777777" w:rsidR="00C13B45" w:rsidRDefault="00C13B45" w:rsidP="00C13B4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40D41" w14:textId="5A1816BE" w:rsidR="00C13B45" w:rsidRDefault="00D474F8" w:rsidP="00C13B4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Others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50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966FC7" w14:paraId="6F2DE59B" w14:textId="3B8FD972" w:rsidTr="0022550B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E32B63E" w14:textId="74DD0648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Country Name</w:t>
            </w:r>
          </w:p>
        </w:tc>
        <w:tc>
          <w:tcPr>
            <w:tcW w:w="284" w:type="dxa"/>
          </w:tcPr>
          <w:p w14:paraId="6A862C2E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859E1BD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B35E141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D0F7367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CAE267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65C54CC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895B1D3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1D3A319" w14:textId="77777777" w:rsidR="00966FC7" w:rsidRDefault="00966FC7" w:rsidP="00C13B4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110" w:tblpY="50"/>
        <w:tblW w:w="0" w:type="auto"/>
        <w:tblLook w:val="04A0" w:firstRow="1" w:lastRow="0" w:firstColumn="1" w:lastColumn="0" w:noHBand="0" w:noVBand="1"/>
      </w:tblPr>
      <w:tblGrid>
        <w:gridCol w:w="999"/>
        <w:gridCol w:w="284"/>
        <w:gridCol w:w="284"/>
        <w:gridCol w:w="284"/>
        <w:gridCol w:w="284"/>
        <w:gridCol w:w="284"/>
        <w:gridCol w:w="284"/>
      </w:tblGrid>
      <w:tr w:rsidR="00C13B45" w14:paraId="4BD13F07" w14:textId="77777777" w:rsidTr="0022550B">
        <w:trPr>
          <w:trHeight w:val="284"/>
        </w:trPr>
        <w:tc>
          <w:tcPr>
            <w:tcW w:w="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2FCD16A" w14:textId="25BB3F52" w:rsidR="00C13B45" w:rsidRDefault="00966FC7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Citizenship</w:t>
            </w:r>
          </w:p>
        </w:tc>
        <w:tc>
          <w:tcPr>
            <w:tcW w:w="284" w:type="dxa"/>
          </w:tcPr>
          <w:p w14:paraId="77FA9869" w14:textId="77777777" w:rsidR="00C13B45" w:rsidRDefault="00C13B45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3B5EA3B" w14:textId="77777777" w:rsidR="00C13B45" w:rsidRDefault="00C13B45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4E7BD76" w14:textId="77777777" w:rsidR="00C13B45" w:rsidRDefault="00C13B45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95C4483" w14:textId="77777777" w:rsidR="00C13B45" w:rsidRDefault="00C13B45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3BD3DF7" w14:textId="77777777" w:rsidR="00C13B45" w:rsidRDefault="00C13B45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DFF078B" w14:textId="77777777" w:rsidR="00C13B45" w:rsidRDefault="00C13B45" w:rsidP="00966FC7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6952651" w14:textId="70A35AFB" w:rsidR="00DB78E9" w:rsidRDefault="00DB78E9" w:rsidP="00197AEF">
      <w:pPr>
        <w:tabs>
          <w:tab w:val="left" w:pos="504"/>
          <w:tab w:val="left" w:pos="7260"/>
        </w:tabs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25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D823BC" w14:paraId="70FA37A0" w14:textId="6C15DEA1" w:rsidTr="0022550B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206547B" w14:textId="0601BE55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Occupation Type*:</w:t>
            </w:r>
          </w:p>
        </w:tc>
        <w:tc>
          <w:tcPr>
            <w:tcW w:w="284" w:type="dxa"/>
          </w:tcPr>
          <w:p w14:paraId="37E3B84B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621E545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D65619B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55E5378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EB50C78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2AC2453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F1AE1B1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551259C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510569B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ED760FC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FD27CA9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905569B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A627886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EB69210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A8C49F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8BBFA8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17B6753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637AAF4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3E75D8B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DFC8008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8AD661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D4F05D6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230F6D6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B7A5A4A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29EA51E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B311EBA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E0AAABF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A45165D" w14:textId="77777777" w:rsidR="00D823BC" w:rsidRDefault="00D823BC" w:rsidP="006C045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9F1791E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1418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EA57D1" w14:paraId="2B8274BD" w14:textId="08830A64" w:rsidTr="0022550B">
        <w:trPr>
          <w:trHeight w:val="284"/>
        </w:trPr>
        <w:tc>
          <w:tcPr>
            <w:tcW w:w="14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216F0D7" w14:textId="77C10093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Income:</w:t>
            </w:r>
          </w:p>
        </w:tc>
        <w:tc>
          <w:tcPr>
            <w:tcW w:w="284" w:type="dxa"/>
          </w:tcPr>
          <w:p w14:paraId="1522306A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BA810D9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99B3377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1245E1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20FA6ED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D8391F0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476E479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027A84F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0C7E375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F6DF96A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63242D2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13A375F" w14:textId="77777777" w:rsidR="00EA57D1" w:rsidRDefault="00EA57D1" w:rsidP="00D823BC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321" w:tblpY="12"/>
        <w:tblW w:w="0" w:type="auto"/>
        <w:tblLook w:val="04A0" w:firstRow="1" w:lastRow="0" w:firstColumn="1" w:lastColumn="0" w:noHBand="0" w:noVBand="1"/>
      </w:tblPr>
      <w:tblGrid>
        <w:gridCol w:w="2410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4A34B4" w14:paraId="4D17F71C" w14:textId="2705ED44" w:rsidTr="00AF6663">
        <w:trPr>
          <w:trHeight w:val="284"/>
        </w:trPr>
        <w:tc>
          <w:tcPr>
            <w:tcW w:w="2410" w:type="dxa"/>
          </w:tcPr>
          <w:p w14:paraId="7BC12649" w14:textId="664EFE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 Worth (approx. value)</w:t>
            </w:r>
          </w:p>
        </w:tc>
        <w:tc>
          <w:tcPr>
            <w:tcW w:w="284" w:type="dxa"/>
          </w:tcPr>
          <w:p w14:paraId="3BE6A9D1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B0D94F7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31879A1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CFF14A5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0C7BADC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58573F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F7D2515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F049781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96C1861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F01070" w14:textId="77777777" w:rsidR="004A34B4" w:rsidRDefault="004A34B4" w:rsidP="00EA57D1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D6DB49D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</w:tblGrid>
      <w:tr w:rsidR="00AD47E6" w14:paraId="20C26FB8" w14:textId="77777777" w:rsidTr="0022550B">
        <w:trPr>
          <w:trHeight w:val="284"/>
        </w:trPr>
        <w:tc>
          <w:tcPr>
            <w:tcW w:w="846" w:type="dxa"/>
          </w:tcPr>
          <w:p w14:paraId="3FE073AC" w14:textId="1592D167" w:rsidR="00AD47E6" w:rsidRPr="003C4CD9" w:rsidRDefault="003C4CD9" w:rsidP="00AD47E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Religion:</w:t>
            </w:r>
          </w:p>
        </w:tc>
      </w:tr>
    </w:tbl>
    <w:tbl>
      <w:tblPr>
        <w:tblStyle w:val="TableGrid"/>
        <w:tblpPr w:leftFromText="180" w:rightFromText="180" w:vertAnchor="text" w:horzAnchor="page" w:tblpX="1228" w:tblpY="-40"/>
        <w:tblW w:w="0" w:type="auto"/>
        <w:tblLook w:val="04A0" w:firstRow="1" w:lastRow="0" w:firstColumn="1" w:lastColumn="0" w:noHBand="0" w:noVBand="1"/>
      </w:tblPr>
      <w:tblGrid>
        <w:gridCol w:w="284"/>
        <w:gridCol w:w="635"/>
      </w:tblGrid>
      <w:tr w:rsidR="003C4CD9" w14:paraId="7BF8A570" w14:textId="77777777" w:rsidTr="00A47573">
        <w:trPr>
          <w:trHeight w:val="284"/>
        </w:trPr>
        <w:tc>
          <w:tcPr>
            <w:tcW w:w="284" w:type="dxa"/>
          </w:tcPr>
          <w:p w14:paraId="57E164CE" w14:textId="77777777" w:rsidR="003C4CD9" w:rsidRDefault="003C4CD9" w:rsidP="00A475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35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E518E3" w14:textId="528255E3" w:rsidR="003C4CD9" w:rsidRDefault="003C4CD9" w:rsidP="00A475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Hindu</w:t>
            </w:r>
          </w:p>
        </w:tc>
      </w:tr>
    </w:tbl>
    <w:tbl>
      <w:tblPr>
        <w:tblStyle w:val="TableGrid"/>
        <w:tblpPr w:leftFromText="180" w:rightFromText="180" w:vertAnchor="text" w:horzAnchor="page" w:tblpX="2268" w:tblpY="-25"/>
        <w:tblW w:w="0" w:type="auto"/>
        <w:tblLook w:val="04A0" w:firstRow="1" w:lastRow="0" w:firstColumn="1" w:lastColumn="0" w:noHBand="0" w:noVBand="1"/>
      </w:tblPr>
      <w:tblGrid>
        <w:gridCol w:w="284"/>
        <w:gridCol w:w="723"/>
      </w:tblGrid>
      <w:tr w:rsidR="00A47573" w14:paraId="7561B4F5" w14:textId="77777777" w:rsidTr="00743AD2">
        <w:trPr>
          <w:trHeight w:val="284"/>
        </w:trPr>
        <w:tc>
          <w:tcPr>
            <w:tcW w:w="284" w:type="dxa"/>
          </w:tcPr>
          <w:p w14:paraId="6EEA4D8A" w14:textId="77777777" w:rsidR="00A47573" w:rsidRDefault="00A47573" w:rsidP="00A475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AD88B1" w14:textId="5CF27AF9" w:rsidR="00A47573" w:rsidRDefault="00743AD2" w:rsidP="00A475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Muslim</w:t>
            </w:r>
          </w:p>
        </w:tc>
      </w:tr>
    </w:tbl>
    <w:tbl>
      <w:tblPr>
        <w:tblStyle w:val="TableGrid"/>
        <w:tblpPr w:leftFromText="180" w:rightFromText="180" w:vertAnchor="text" w:horzAnchor="page" w:tblpX="3348" w:tblpY="-26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743AD2" w14:paraId="5567D720" w14:textId="77777777" w:rsidTr="00743AD2">
        <w:trPr>
          <w:trHeight w:val="284"/>
        </w:trPr>
        <w:tc>
          <w:tcPr>
            <w:tcW w:w="284" w:type="dxa"/>
          </w:tcPr>
          <w:p w14:paraId="5AD7B126" w14:textId="77777777" w:rsidR="00743AD2" w:rsidRDefault="00743AD2" w:rsidP="00743A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B3F26C" w14:textId="56035FA0" w:rsidR="00743AD2" w:rsidRDefault="00743AD2" w:rsidP="00743A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Chirstian</w:t>
            </w:r>
          </w:p>
        </w:tc>
      </w:tr>
    </w:tbl>
    <w:tbl>
      <w:tblPr>
        <w:tblStyle w:val="TableGrid"/>
        <w:tblpPr w:leftFromText="180" w:rightFromText="180" w:vertAnchor="text" w:horzAnchor="page" w:tblpX="4561" w:tblpY="-21"/>
        <w:tblW w:w="0" w:type="auto"/>
        <w:tblLook w:val="04A0" w:firstRow="1" w:lastRow="0" w:firstColumn="1" w:lastColumn="0" w:noHBand="0" w:noVBand="1"/>
      </w:tblPr>
      <w:tblGrid>
        <w:gridCol w:w="284"/>
        <w:gridCol w:w="562"/>
      </w:tblGrid>
      <w:tr w:rsidR="00743AD2" w14:paraId="501397AC" w14:textId="77777777" w:rsidTr="00510A1F">
        <w:trPr>
          <w:trHeight w:val="284"/>
        </w:trPr>
        <w:tc>
          <w:tcPr>
            <w:tcW w:w="284" w:type="dxa"/>
          </w:tcPr>
          <w:p w14:paraId="44941AF0" w14:textId="77777777" w:rsidR="00743AD2" w:rsidRDefault="00743AD2" w:rsidP="00510A1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DA419B" w14:textId="42340E7F" w:rsidR="00743AD2" w:rsidRDefault="00510A1F" w:rsidP="00510A1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Sikh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510A1F" w14:paraId="344C8AEB" w14:textId="77777777" w:rsidTr="00510A1F">
        <w:trPr>
          <w:trHeight w:val="284"/>
        </w:trPr>
        <w:tc>
          <w:tcPr>
            <w:tcW w:w="284" w:type="dxa"/>
          </w:tcPr>
          <w:p w14:paraId="66DD09FD" w14:textId="77777777" w:rsidR="00510A1F" w:rsidRDefault="00510A1F" w:rsidP="00510A1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D5272B" w14:textId="720F6975" w:rsidR="00510A1F" w:rsidRDefault="00816485" w:rsidP="00510A1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544DA085" wp14:editId="73F6F02D">
                      <wp:simplePos x="0" y="0"/>
                      <wp:positionH relativeFrom="column">
                        <wp:posOffset>370204</wp:posOffset>
                      </wp:positionH>
                      <wp:positionV relativeFrom="paragraph">
                        <wp:posOffset>93768</wp:posOffset>
                      </wp:positionV>
                      <wp:extent cx="2455333" cy="8467"/>
                      <wp:effectExtent l="0" t="0" r="21590" b="29845"/>
                      <wp:wrapNone/>
                      <wp:docPr id="391867827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55333" cy="846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1DAC66C" id="Straight Connector 8" o:spid="_x0000_s1026" style="position:absolute;flip:y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15pt,7.4pt" to="222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16"/>
                <w:szCs w:val="16"/>
              </w:rPr>
              <w:t>Others</w:t>
            </w:r>
          </w:p>
        </w:tc>
      </w:tr>
    </w:tbl>
    <w:p w14:paraId="2ECEC389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</w:tblGrid>
      <w:tr w:rsidR="00C53C4F" w14:paraId="5558E838" w14:textId="77777777" w:rsidTr="0022550B">
        <w:trPr>
          <w:trHeight w:val="284"/>
        </w:trPr>
        <w:tc>
          <w:tcPr>
            <w:tcW w:w="988" w:type="dxa"/>
          </w:tcPr>
          <w:p w14:paraId="2973AA4C" w14:textId="1D881B2C" w:rsidR="00C53C4F" w:rsidRPr="00C53C4F" w:rsidRDefault="000F1DD1" w:rsidP="00C53C4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  <w:r w:rsidR="00913972">
              <w:rPr>
                <w:rFonts w:ascii="Arial" w:hAnsi="Arial" w:cs="Arial"/>
                <w:sz w:val="16"/>
                <w:szCs w:val="16"/>
              </w:rPr>
              <w:t>:</w:t>
            </w:r>
          </w:p>
        </w:tc>
      </w:tr>
    </w:tbl>
    <w:tbl>
      <w:tblPr>
        <w:tblStyle w:val="TableGrid"/>
        <w:tblpPr w:leftFromText="180" w:rightFromText="180" w:vertAnchor="text" w:horzAnchor="page" w:tblpX="1428" w:tblpY="-79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913972" w14:paraId="1DB062E6" w14:textId="77777777" w:rsidTr="00DB0E94">
        <w:trPr>
          <w:trHeight w:val="284"/>
        </w:trPr>
        <w:tc>
          <w:tcPr>
            <w:tcW w:w="284" w:type="dxa"/>
          </w:tcPr>
          <w:p w14:paraId="236ED54D" w14:textId="77777777" w:rsidR="00913972" w:rsidRDefault="00913972" w:rsidP="00DB0E9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F9A809" w14:textId="4A9F2319" w:rsidR="00913972" w:rsidRDefault="001D3F89" w:rsidP="00DB0E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General</w:t>
            </w:r>
          </w:p>
        </w:tc>
      </w:tr>
    </w:tbl>
    <w:tbl>
      <w:tblPr>
        <w:tblStyle w:val="TableGrid"/>
        <w:tblpPr w:leftFromText="180" w:rightFromText="180" w:vertAnchor="text" w:horzAnchor="page" w:tblpX="2467" w:tblpY="-60"/>
        <w:tblW w:w="0" w:type="auto"/>
        <w:tblLook w:val="04A0" w:firstRow="1" w:lastRow="0" w:firstColumn="1" w:lastColumn="0" w:noHBand="0" w:noVBand="1"/>
      </w:tblPr>
      <w:tblGrid>
        <w:gridCol w:w="284"/>
        <w:gridCol w:w="563"/>
      </w:tblGrid>
      <w:tr w:rsidR="001D3F89" w14:paraId="15AE7CA8" w14:textId="77777777" w:rsidTr="00DB0E94">
        <w:trPr>
          <w:trHeight w:val="284"/>
        </w:trPr>
        <w:tc>
          <w:tcPr>
            <w:tcW w:w="284" w:type="dxa"/>
          </w:tcPr>
          <w:p w14:paraId="7551D487" w14:textId="77777777" w:rsidR="001D3F89" w:rsidRDefault="001D3F89" w:rsidP="00DB0E9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5331E8" w14:textId="0409CBE5" w:rsidR="001D3F89" w:rsidRDefault="001C2E61" w:rsidP="00DB0E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OBC</w:t>
            </w:r>
          </w:p>
        </w:tc>
      </w:tr>
    </w:tbl>
    <w:tbl>
      <w:tblPr>
        <w:tblStyle w:val="TableGrid"/>
        <w:tblpPr w:leftFromText="180" w:rightFromText="180" w:vertAnchor="text" w:horzAnchor="page" w:tblpX="3454" w:tblpY="-60"/>
        <w:tblW w:w="0" w:type="auto"/>
        <w:tblLook w:val="04A0" w:firstRow="1" w:lastRow="0" w:firstColumn="1" w:lastColumn="0" w:noHBand="0" w:noVBand="1"/>
      </w:tblPr>
      <w:tblGrid>
        <w:gridCol w:w="284"/>
        <w:gridCol w:w="439"/>
      </w:tblGrid>
      <w:tr w:rsidR="001C2E61" w14:paraId="0DF9D7D0" w14:textId="77777777" w:rsidTr="00DB0E94">
        <w:trPr>
          <w:trHeight w:val="284"/>
        </w:trPr>
        <w:tc>
          <w:tcPr>
            <w:tcW w:w="284" w:type="dxa"/>
          </w:tcPr>
          <w:p w14:paraId="1341C55C" w14:textId="77777777" w:rsidR="001C2E61" w:rsidRDefault="001C2E61" w:rsidP="00DB0E9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3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3D2679" w14:textId="5192F399" w:rsidR="001C2E61" w:rsidRDefault="001C2E61" w:rsidP="00DB0E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</w:t>
            </w:r>
          </w:p>
        </w:tc>
      </w:tr>
    </w:tbl>
    <w:tbl>
      <w:tblPr>
        <w:tblStyle w:val="TableGrid"/>
        <w:tblpPr w:leftFromText="180" w:rightFromText="180" w:vertAnchor="text" w:horzAnchor="page" w:tblpX="4187" w:tblpY="-53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DB0E94" w14:paraId="10DE335F" w14:textId="77777777" w:rsidTr="00DB0E94">
        <w:trPr>
          <w:trHeight w:val="284"/>
        </w:trPr>
        <w:tc>
          <w:tcPr>
            <w:tcW w:w="284" w:type="dxa"/>
          </w:tcPr>
          <w:p w14:paraId="18019946" w14:textId="77777777" w:rsidR="00DB0E94" w:rsidRDefault="00DB0E94" w:rsidP="00DB0E9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61BEB7" w14:textId="1DD3892B" w:rsidR="00DB0E94" w:rsidRDefault="00D328A5" w:rsidP="00DB0E9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</w:t>
            </w:r>
          </w:p>
        </w:tc>
      </w:tr>
    </w:tbl>
    <w:p w14:paraId="4DA24E39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</w:tblGrid>
      <w:tr w:rsidR="00D328A5" w14:paraId="2F4069BF" w14:textId="77777777" w:rsidTr="0022550B">
        <w:trPr>
          <w:trHeight w:val="284"/>
        </w:trPr>
        <w:tc>
          <w:tcPr>
            <w:tcW w:w="1843" w:type="dxa"/>
          </w:tcPr>
          <w:p w14:paraId="469A79D3" w14:textId="6C433F9E" w:rsidR="00D328A5" w:rsidRPr="005C038C" w:rsidRDefault="005C038C" w:rsidP="00D328A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Person with Disa</w:t>
            </w:r>
            <w:r w:rsidR="007C7DED">
              <w:rPr>
                <w:rFonts w:ascii="Arial" w:hAnsi="Arial" w:cs="Arial"/>
                <w:sz w:val="16"/>
                <w:szCs w:val="16"/>
              </w:rPr>
              <w:t>bility:</w:t>
            </w:r>
          </w:p>
        </w:tc>
      </w:tr>
    </w:tbl>
    <w:tbl>
      <w:tblPr>
        <w:tblStyle w:val="TableGrid"/>
        <w:tblpPr w:leftFromText="180" w:rightFromText="180" w:vertAnchor="text" w:horzAnchor="page" w:tblpX="2361" w:tblpY="-50"/>
        <w:tblW w:w="0" w:type="auto"/>
        <w:tblLook w:val="04A0" w:firstRow="1" w:lastRow="0" w:firstColumn="1" w:lastColumn="0" w:noHBand="0" w:noVBand="1"/>
      </w:tblPr>
      <w:tblGrid>
        <w:gridCol w:w="284"/>
        <w:gridCol w:w="562"/>
      </w:tblGrid>
      <w:tr w:rsidR="007C7DED" w14:paraId="762540D0" w14:textId="77777777" w:rsidTr="007C7DED">
        <w:trPr>
          <w:trHeight w:val="284"/>
        </w:trPr>
        <w:tc>
          <w:tcPr>
            <w:tcW w:w="284" w:type="dxa"/>
          </w:tcPr>
          <w:p w14:paraId="311DAB73" w14:textId="77777777" w:rsidR="007C7DED" w:rsidRDefault="007C7DED" w:rsidP="007C7D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472362" w14:textId="0A56A421" w:rsidR="007C7DED" w:rsidRDefault="007C7DED" w:rsidP="007C7DE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</w:tr>
    </w:tbl>
    <w:tbl>
      <w:tblPr>
        <w:tblStyle w:val="TableGrid"/>
        <w:tblpPr w:leftFromText="180" w:rightFromText="180" w:vertAnchor="text" w:horzAnchor="page" w:tblpX="3188" w:tblpY="-23"/>
        <w:tblW w:w="0" w:type="auto"/>
        <w:tblLook w:val="04A0" w:firstRow="1" w:lastRow="0" w:firstColumn="1" w:lastColumn="0" w:noHBand="0" w:noVBand="1"/>
      </w:tblPr>
      <w:tblGrid>
        <w:gridCol w:w="284"/>
        <w:gridCol w:w="1129"/>
      </w:tblGrid>
      <w:tr w:rsidR="007C7DED" w14:paraId="483A2E76" w14:textId="77777777" w:rsidTr="00B60B7F">
        <w:trPr>
          <w:trHeight w:val="284"/>
        </w:trPr>
        <w:tc>
          <w:tcPr>
            <w:tcW w:w="284" w:type="dxa"/>
          </w:tcPr>
          <w:p w14:paraId="031F3C35" w14:textId="77777777" w:rsidR="007C7DED" w:rsidRDefault="007C7DED" w:rsidP="007C7DE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56CC2" w14:textId="3C0EAC33" w:rsidR="007C7DED" w:rsidRDefault="007C7DED" w:rsidP="007C7DED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Yes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B60B7F">
              <w:rPr>
                <w:rFonts w:ascii="Arial" w:hAnsi="Arial" w:cs="Arial"/>
                <w:sz w:val="16"/>
                <w:szCs w:val="16"/>
              </w:rPr>
              <w:t xml:space="preserve">  if yes,</w:t>
            </w:r>
          </w:p>
        </w:tc>
      </w:tr>
    </w:tbl>
    <w:tbl>
      <w:tblPr>
        <w:tblStyle w:val="TableGrid"/>
        <w:tblpPr w:leftFromText="180" w:rightFromText="180" w:vertAnchor="text" w:horzAnchor="page" w:tblpX="4721" w:tblpY="-50"/>
        <w:tblW w:w="0" w:type="auto"/>
        <w:tblLook w:val="04A0" w:firstRow="1" w:lastRow="0" w:firstColumn="1" w:lastColumn="0" w:noHBand="0" w:noVBand="1"/>
      </w:tblPr>
      <w:tblGrid>
        <w:gridCol w:w="284"/>
        <w:gridCol w:w="1554"/>
      </w:tblGrid>
      <w:tr w:rsidR="00B60B7F" w14:paraId="338D34D1" w14:textId="77777777" w:rsidTr="00F21FD9">
        <w:trPr>
          <w:trHeight w:val="284"/>
        </w:trPr>
        <w:tc>
          <w:tcPr>
            <w:tcW w:w="284" w:type="dxa"/>
          </w:tcPr>
          <w:p w14:paraId="624BB937" w14:textId="77777777" w:rsidR="00B60B7F" w:rsidRDefault="00B60B7F" w:rsidP="00B60B7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4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0D694C" w14:textId="2DDD8F6F" w:rsidR="00B60B7F" w:rsidRDefault="002E682A" w:rsidP="00B60B7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)Visually impaired</w:t>
            </w:r>
          </w:p>
        </w:tc>
      </w:tr>
    </w:tbl>
    <w:tbl>
      <w:tblPr>
        <w:tblStyle w:val="TableGrid"/>
        <w:tblpPr w:leftFromText="180" w:rightFromText="180" w:vertAnchor="text" w:horzAnchor="page" w:tblpX="6628" w:tblpY="-49"/>
        <w:tblW w:w="0" w:type="auto"/>
        <w:tblLook w:val="04A0" w:firstRow="1" w:lastRow="0" w:firstColumn="1" w:lastColumn="0" w:noHBand="0" w:noVBand="1"/>
      </w:tblPr>
      <w:tblGrid>
        <w:gridCol w:w="284"/>
        <w:gridCol w:w="1554"/>
      </w:tblGrid>
      <w:tr w:rsidR="00F21FD9" w14:paraId="614B24E2" w14:textId="77777777" w:rsidTr="008C5939">
        <w:trPr>
          <w:trHeight w:val="284"/>
        </w:trPr>
        <w:tc>
          <w:tcPr>
            <w:tcW w:w="284" w:type="dxa"/>
          </w:tcPr>
          <w:p w14:paraId="337112A7" w14:textId="77777777" w:rsidR="00F21FD9" w:rsidRDefault="00F21FD9" w:rsidP="00F21F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54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E55DC6" w14:textId="716511E3" w:rsidR="00F21FD9" w:rsidRDefault="008C5939" w:rsidP="00F21FD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ii) Differently abled</w:t>
            </w:r>
          </w:p>
        </w:tc>
      </w:tr>
    </w:tbl>
    <w:p w14:paraId="19FAD091" w14:textId="3FBFCC55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62"/>
        <w:tblW w:w="0" w:type="auto"/>
        <w:tblLook w:val="04A0" w:firstRow="1" w:lastRow="0" w:firstColumn="1" w:lastColumn="0" w:noHBand="0" w:noVBand="1"/>
      </w:tblPr>
      <w:tblGrid>
        <w:gridCol w:w="2410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560B24" w14:paraId="451F366F" w14:textId="292938D4" w:rsidTr="00FD08BD">
        <w:trPr>
          <w:trHeight w:val="284"/>
        </w:trPr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EC7DC2B" w14:textId="7AD77ADC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Educational Qualification:</w:t>
            </w:r>
          </w:p>
        </w:tc>
        <w:tc>
          <w:tcPr>
            <w:tcW w:w="284" w:type="dxa"/>
          </w:tcPr>
          <w:p w14:paraId="345640E7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C04AB3E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A2A54C0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501FA88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7F4F067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AB74D59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3138C2D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FF54EBA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6E9BC93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FF4485D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C29C6AF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B7F5F2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98714B6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E325CE9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5427A3A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57D126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75A386B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B332103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BBF70FD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A5E873B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D846152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A964FEA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934B453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5F6A78C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274810F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A88069F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D75F150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0B74ACE" w14:textId="77777777" w:rsidR="00560B24" w:rsidRDefault="00560B24" w:rsidP="00D1007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69F163B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61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9B3AE1" w14:paraId="227DFECB" w14:textId="783DC1C3" w:rsidTr="00FD08BD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5E40598" w14:textId="5DEB68AE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Organization’s Name:</w:t>
            </w:r>
          </w:p>
        </w:tc>
        <w:tc>
          <w:tcPr>
            <w:tcW w:w="284" w:type="dxa"/>
          </w:tcPr>
          <w:p w14:paraId="57B7708F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36614B6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E356022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0B5E646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D4FD0E4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A0D7CEA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4CCD121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07FB156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86E8DE5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4466933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43F4B2D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B33E892" w14:textId="77777777" w:rsidR="009B3AE1" w:rsidRDefault="009B3AE1" w:rsidP="00560B24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46"/>
        <w:tblW w:w="0" w:type="auto"/>
        <w:tblLook w:val="04A0" w:firstRow="1" w:lastRow="0" w:firstColumn="1" w:lastColumn="0" w:noHBand="0" w:noVBand="1"/>
      </w:tblPr>
      <w:tblGrid>
        <w:gridCol w:w="190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CE4673" w14:paraId="47BE4CF4" w14:textId="77777777" w:rsidTr="00FD08BD">
        <w:trPr>
          <w:trHeight w:val="284"/>
        </w:trPr>
        <w:tc>
          <w:tcPr>
            <w:tcW w:w="19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4C37F133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Designation/Profession:</w:t>
            </w:r>
          </w:p>
        </w:tc>
        <w:tc>
          <w:tcPr>
            <w:tcW w:w="284" w:type="dxa"/>
          </w:tcPr>
          <w:p w14:paraId="192D01EE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EAFB71D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610C174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DA6AF7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54647D0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3DFEB6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61413D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310B90C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397CCD0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1991E09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A21E3E8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13134AB" w14:textId="77777777" w:rsidR="00CE4673" w:rsidRDefault="00CE4673" w:rsidP="00CE4673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E86B283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86"/>
        <w:tblW w:w="0" w:type="auto"/>
        <w:tblLook w:val="04A0" w:firstRow="1" w:lastRow="0" w:firstColumn="1" w:lastColumn="0" w:noHBand="0" w:noVBand="1"/>
      </w:tblPr>
      <w:tblGrid>
        <w:gridCol w:w="184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60FCA" w14:paraId="4DC15F3C" w14:textId="5D0AA615" w:rsidTr="00FD08BD">
        <w:trPr>
          <w:trHeight w:val="284"/>
        </w:trPr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ED64971" w14:textId="1BA57E10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Nature of Business:</w:t>
            </w:r>
          </w:p>
        </w:tc>
        <w:tc>
          <w:tcPr>
            <w:tcW w:w="284" w:type="dxa"/>
          </w:tcPr>
          <w:p w14:paraId="6DCC4A97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1567B31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DC0D5D9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9D8D7DF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EDE7189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6B66158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12FB5A3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E57E9F0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CDB37A9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0F31FEB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C925B7A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5CC4E16" w14:textId="77777777" w:rsidR="00260FCA" w:rsidRDefault="00260FCA" w:rsidP="00561162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</w:tblGrid>
      <w:tr w:rsidR="002E08BF" w14:paraId="4A2A62F6" w14:textId="77777777" w:rsidTr="00FD08BD">
        <w:trPr>
          <w:trHeight w:val="284"/>
        </w:trPr>
        <w:tc>
          <w:tcPr>
            <w:tcW w:w="2547" w:type="dxa"/>
          </w:tcPr>
          <w:p w14:paraId="2AC7B2FD" w14:textId="6344DAAE" w:rsidR="002E08BF" w:rsidRPr="005728BC" w:rsidRDefault="005728BC" w:rsidP="002E08BF">
            <w:pPr>
              <w:rPr>
                <w:rFonts w:ascii="Arial" w:hAnsi="Arial" w:cs="Arial"/>
                <w:sz w:val="16"/>
                <w:szCs w:val="16"/>
              </w:rPr>
            </w:pPr>
            <w:r w:rsidRPr="005728BC">
              <w:rPr>
                <w:rFonts w:ascii="Arial" w:hAnsi="Arial" w:cs="Arial"/>
                <w:sz w:val="16"/>
                <w:szCs w:val="16"/>
              </w:rPr>
              <w:t>Please tick the applicable box</w:t>
            </w:r>
            <w:r>
              <w:rPr>
                <w:rFonts w:ascii="Arial" w:hAnsi="Arial" w:cs="Arial"/>
                <w:sz w:val="16"/>
                <w:szCs w:val="16"/>
              </w:rPr>
              <w:t>*:</w:t>
            </w:r>
          </w:p>
        </w:tc>
      </w:tr>
    </w:tbl>
    <w:tbl>
      <w:tblPr>
        <w:tblStyle w:val="TableGrid"/>
        <w:tblpPr w:leftFromText="180" w:rightFromText="180" w:vertAnchor="text" w:horzAnchor="page" w:tblpX="2867" w:tblpY="261"/>
        <w:tblW w:w="0" w:type="auto"/>
        <w:tblLook w:val="04A0" w:firstRow="1" w:lastRow="0" w:firstColumn="1" w:lastColumn="0" w:noHBand="0" w:noVBand="1"/>
      </w:tblPr>
      <w:tblGrid>
        <w:gridCol w:w="284"/>
        <w:gridCol w:w="1979"/>
      </w:tblGrid>
      <w:tr w:rsidR="00A651EB" w14:paraId="7BA6AD9B" w14:textId="77777777" w:rsidTr="00183FBE">
        <w:trPr>
          <w:trHeight w:val="284"/>
        </w:trPr>
        <w:tc>
          <w:tcPr>
            <w:tcW w:w="284" w:type="dxa"/>
          </w:tcPr>
          <w:p w14:paraId="6E255E82" w14:textId="77777777" w:rsidR="00A651EB" w:rsidRDefault="00A651EB" w:rsidP="00A651E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7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A79FB5" w14:textId="0DBD80D8" w:rsidR="00A651EB" w:rsidRDefault="00183FBE" w:rsidP="00A651EB">
            <w:pPr>
              <w:rPr>
                <w:rFonts w:ascii="Arial" w:hAnsi="Arial" w:cs="Arial"/>
                <w:sz w:val="16"/>
                <w:szCs w:val="16"/>
              </w:rPr>
            </w:pPr>
            <w:r w:rsidRPr="00183FBE">
              <w:rPr>
                <w:rFonts w:ascii="Arial" w:hAnsi="Arial" w:cs="Arial"/>
                <w:sz w:val="16"/>
                <w:szCs w:val="16"/>
              </w:rPr>
              <w:t>Political exposed person</w:t>
            </w:r>
          </w:p>
        </w:tc>
      </w:tr>
    </w:tbl>
    <w:tbl>
      <w:tblPr>
        <w:tblStyle w:val="TableGrid"/>
        <w:tblpPr w:leftFromText="180" w:rightFromText="180" w:vertAnchor="text" w:horzAnchor="page" w:tblpX="5240" w:tblpY="261"/>
        <w:tblW w:w="0" w:type="auto"/>
        <w:tblLook w:val="04A0" w:firstRow="1" w:lastRow="0" w:firstColumn="1" w:lastColumn="0" w:noHBand="0" w:noVBand="1"/>
      </w:tblPr>
      <w:tblGrid>
        <w:gridCol w:w="284"/>
        <w:gridCol w:w="2830"/>
      </w:tblGrid>
      <w:tr w:rsidR="00AC3D6F" w14:paraId="73AAF5EF" w14:textId="77777777" w:rsidTr="00DE40D8">
        <w:trPr>
          <w:trHeight w:val="284"/>
        </w:trPr>
        <w:tc>
          <w:tcPr>
            <w:tcW w:w="284" w:type="dxa"/>
          </w:tcPr>
          <w:p w14:paraId="02FD3A03" w14:textId="77777777" w:rsidR="00AC3D6F" w:rsidRDefault="00AC3D6F" w:rsidP="00AC3D6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30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A72E60" w14:textId="133A6655" w:rsidR="00AC3D6F" w:rsidRDefault="00AC3D6F" w:rsidP="00AC3D6F">
            <w:pPr>
              <w:rPr>
                <w:rFonts w:ascii="Arial" w:hAnsi="Arial" w:cs="Arial"/>
                <w:sz w:val="16"/>
                <w:szCs w:val="16"/>
              </w:rPr>
            </w:pPr>
            <w:r w:rsidRPr="000224E5">
              <w:rPr>
                <w:rFonts w:ascii="Arial" w:hAnsi="Arial" w:cs="Arial"/>
                <w:sz w:val="16"/>
                <w:szCs w:val="16"/>
              </w:rPr>
              <w:t xml:space="preserve">Related to political exposed person </w:t>
            </w:r>
          </w:p>
        </w:tc>
      </w:tr>
    </w:tbl>
    <w:tbl>
      <w:tblPr>
        <w:tblStyle w:val="TableGrid"/>
        <w:tblpPr w:leftFromText="180" w:rightFromText="180" w:vertAnchor="text" w:horzAnchor="page" w:tblpX="8361" w:tblpY="274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DE40D8" w14:paraId="34ACD81E" w14:textId="77777777" w:rsidTr="00DE40D8">
        <w:trPr>
          <w:trHeight w:val="284"/>
        </w:trPr>
        <w:tc>
          <w:tcPr>
            <w:tcW w:w="284" w:type="dxa"/>
          </w:tcPr>
          <w:p w14:paraId="01F3993D" w14:textId="77777777" w:rsidR="00DE40D8" w:rsidRDefault="00DE40D8" w:rsidP="00DE40D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4A5BB3" w14:textId="14A03459" w:rsidR="001033E5" w:rsidRDefault="001033E5" w:rsidP="00DE40D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None</w:t>
            </w:r>
          </w:p>
        </w:tc>
      </w:tr>
    </w:tbl>
    <w:p w14:paraId="05217A70" w14:textId="77777777" w:rsidR="006D3D40" w:rsidRDefault="006D3D40"/>
    <w:tbl>
      <w:tblPr>
        <w:tblStyle w:val="TableGrid"/>
        <w:tblpPr w:leftFromText="180" w:rightFromText="180" w:vertAnchor="text" w:horzAnchor="margin" w:tblpY="105"/>
        <w:tblW w:w="0" w:type="auto"/>
        <w:tblLook w:val="04A0" w:firstRow="1" w:lastRow="0" w:firstColumn="1" w:lastColumn="0" w:noHBand="0" w:noVBand="1"/>
      </w:tblPr>
      <w:tblGrid>
        <w:gridCol w:w="4111"/>
        <w:gridCol w:w="284"/>
        <w:gridCol w:w="284"/>
      </w:tblGrid>
      <w:tr w:rsidR="001033E5" w14:paraId="64735852" w14:textId="77777777" w:rsidTr="00FD08BD">
        <w:trPr>
          <w:trHeight w:val="284"/>
        </w:trPr>
        <w:tc>
          <w:tcPr>
            <w:tcW w:w="411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D3A0FF7" w14:textId="5164D955" w:rsidR="001033E5" w:rsidRPr="00CD1226" w:rsidRDefault="00CD1226" w:rsidP="004C2EC3">
            <w:pPr>
              <w:rPr>
                <w:rFonts w:ascii="Arial" w:hAnsi="Arial" w:cs="Arial"/>
                <w:sz w:val="16"/>
                <w:szCs w:val="16"/>
              </w:rPr>
            </w:pPr>
            <w:r w:rsidRPr="00CD1226">
              <w:rPr>
                <w:rFonts w:ascii="Arial" w:hAnsi="Arial" w:cs="Arial"/>
                <w:sz w:val="16"/>
                <w:szCs w:val="16"/>
              </w:rPr>
              <w:t>ISO 3166 country code of jurisdiction of residence</w:t>
            </w:r>
            <w:ins w:id="0" w:author="Microsoft Word" w:date="2025-11-13T22:15:00Z" w16du:dateUtc="2025-11-13T16:45:00Z">
              <w:r w:rsidR="00907BE8">
                <w:rPr>
                  <w:rFonts w:ascii="Arial" w:hAnsi="Arial" w:cs="Arial"/>
                  <w:sz w:val="16"/>
                  <w:szCs w:val="16"/>
                </w:rPr>
                <w:t>*</w:t>
              </w:r>
            </w:ins>
          </w:p>
        </w:tc>
        <w:tc>
          <w:tcPr>
            <w:tcW w:w="284" w:type="dxa"/>
          </w:tcPr>
          <w:p w14:paraId="178356DE" w14:textId="77777777" w:rsidR="001033E5" w:rsidRDefault="001033E5" w:rsidP="004C2EC3"/>
        </w:tc>
        <w:tc>
          <w:tcPr>
            <w:tcW w:w="284" w:type="dxa"/>
          </w:tcPr>
          <w:p w14:paraId="24A837D9" w14:textId="77777777" w:rsidR="001033E5" w:rsidRDefault="001033E5" w:rsidP="004C2EC3"/>
        </w:tc>
      </w:tr>
    </w:tbl>
    <w:p w14:paraId="5A9DCE74" w14:textId="0463AF63" w:rsidR="00A33BAD" w:rsidRDefault="00A33BAD" w:rsidP="00A33BAD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1"/>
      </w:tblGrid>
      <w:tr w:rsidR="004C2EC3" w14:paraId="78008449" w14:textId="77777777" w:rsidTr="00EE67F9">
        <w:trPr>
          <w:trHeight w:val="275"/>
        </w:trPr>
        <w:tc>
          <w:tcPr>
            <w:tcW w:w="9151" w:type="dxa"/>
          </w:tcPr>
          <w:tbl>
            <w:tblPr>
              <w:tblStyle w:val="TableGrid"/>
              <w:tblpPr w:leftFromText="180" w:rightFromText="180" w:vertAnchor="text" w:horzAnchor="page" w:tblpX="7174" w:tblpY="5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0"/>
              <w:gridCol w:w="483"/>
            </w:tblGrid>
            <w:tr w:rsidR="00494CEA" w14:paraId="7AD1545A" w14:textId="77777777" w:rsidTr="0004535F">
              <w:trPr>
                <w:trHeight w:val="139"/>
              </w:trPr>
              <w:tc>
                <w:tcPr>
                  <w:tcW w:w="270" w:type="dxa"/>
                </w:tcPr>
                <w:p w14:paraId="56C133C1" w14:textId="77777777" w:rsidR="00494CEA" w:rsidRDefault="00494CEA" w:rsidP="00494CEA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483" w:type="dxa"/>
                  <w:tcBorders>
                    <w:top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CEB52B9" w14:textId="77777777" w:rsidR="00494CEA" w:rsidRDefault="00494CEA" w:rsidP="00922E4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Yes</w:t>
                  </w:r>
                </w:p>
              </w:tc>
            </w:tr>
          </w:tbl>
          <w:p w14:paraId="446F2C3A" w14:textId="05F47C22" w:rsidR="004C2EC3" w:rsidRPr="009320A3" w:rsidRDefault="004C2EC3" w:rsidP="004C2EC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r w:rsidRPr="009320A3">
              <w:rPr>
                <w:rFonts w:ascii="Arial" w:hAnsi="Arial" w:cs="Arial"/>
                <w:sz w:val="16"/>
                <w:szCs w:val="16"/>
              </w:rPr>
              <w:t>Political</w:t>
            </w:r>
            <w:r>
              <w:rPr>
                <w:rFonts w:ascii="Arial" w:hAnsi="Arial" w:cs="Arial"/>
                <w:sz w:val="16"/>
                <w:szCs w:val="16"/>
              </w:rPr>
              <w:t>ly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exposed </w:t>
            </w:r>
            <w:r>
              <w:rPr>
                <w:rFonts w:ascii="Arial" w:hAnsi="Arial" w:cs="Arial"/>
                <w:sz w:val="16"/>
                <w:szCs w:val="16"/>
              </w:rPr>
              <w:t>persons are individuals who are or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have bee</w:t>
            </w:r>
            <w:r>
              <w:rPr>
                <w:rFonts w:ascii="Arial" w:hAnsi="Arial" w:cs="Arial"/>
                <w:sz w:val="16"/>
                <w:szCs w:val="16"/>
              </w:rPr>
              <w:t>n entru</w:t>
            </w:r>
            <w:r w:rsidRPr="009320A3">
              <w:rPr>
                <w:rFonts w:ascii="Arial" w:hAnsi="Arial" w:cs="Arial"/>
                <w:sz w:val="16"/>
                <w:szCs w:val="16"/>
              </w:rPr>
              <w:t>sted with p</w:t>
            </w:r>
            <w:r>
              <w:rPr>
                <w:rFonts w:ascii="Arial" w:hAnsi="Arial" w:cs="Arial"/>
                <w:sz w:val="16"/>
                <w:szCs w:val="16"/>
              </w:rPr>
              <w:t>ro</w:t>
            </w:r>
            <w:r w:rsidRPr="009320A3">
              <w:rPr>
                <w:rFonts w:ascii="Arial" w:hAnsi="Arial" w:cs="Arial"/>
                <w:sz w:val="16"/>
                <w:szCs w:val="16"/>
              </w:rPr>
              <w:t>m</w:t>
            </w: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nent public functions in a foreign country </w:t>
            </w:r>
            <w:r>
              <w:rPr>
                <w:rFonts w:ascii="Arial" w:hAnsi="Arial" w:cs="Arial"/>
                <w:sz w:val="16"/>
                <w:szCs w:val="16"/>
              </w:rPr>
              <w:t>e.g.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head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of 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9320A3">
              <w:rPr>
                <w:rFonts w:ascii="Arial" w:hAnsi="Arial" w:cs="Arial"/>
                <w:sz w:val="16"/>
                <w:szCs w:val="16"/>
              </w:rPr>
              <w:t>tates</w:t>
            </w:r>
            <w:r>
              <w:rPr>
                <w:rFonts w:ascii="Arial" w:hAnsi="Arial" w:cs="Arial"/>
                <w:sz w:val="16"/>
                <w:szCs w:val="16"/>
              </w:rPr>
              <w:t>/G</w:t>
            </w:r>
            <w:r w:rsidRPr="009320A3">
              <w:rPr>
                <w:rFonts w:ascii="Arial" w:hAnsi="Arial" w:cs="Arial"/>
                <w:sz w:val="16"/>
                <w:szCs w:val="16"/>
              </w:rPr>
              <w:t>overnment</w:t>
            </w:r>
            <w:r>
              <w:rPr>
                <w:rFonts w:ascii="Arial" w:hAnsi="Arial" w:cs="Arial"/>
                <w:sz w:val="16"/>
                <w:szCs w:val="16"/>
              </w:rPr>
              <w:t xml:space="preserve">s, 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Senior </w:t>
            </w:r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9320A3">
              <w:rPr>
                <w:rFonts w:ascii="Arial" w:hAnsi="Arial" w:cs="Arial"/>
                <w:sz w:val="16"/>
                <w:szCs w:val="16"/>
              </w:rPr>
              <w:t>oliticians</w:t>
            </w:r>
            <w:r>
              <w:rPr>
                <w:rFonts w:ascii="Arial" w:hAnsi="Arial" w:cs="Arial"/>
                <w:sz w:val="16"/>
                <w:szCs w:val="16"/>
              </w:rPr>
              <w:t xml:space="preserve"> / S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enior </w:t>
            </w:r>
            <w:r>
              <w:rPr>
                <w:rFonts w:ascii="Arial" w:hAnsi="Arial" w:cs="Arial"/>
                <w:sz w:val="16"/>
                <w:szCs w:val="16"/>
              </w:rPr>
              <w:t>G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overnment </w:t>
            </w:r>
            <w:r>
              <w:rPr>
                <w:rFonts w:ascii="Arial" w:hAnsi="Arial" w:cs="Arial"/>
                <w:sz w:val="16"/>
                <w:szCs w:val="16"/>
              </w:rPr>
              <w:t>/ J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udicial </w:t>
            </w:r>
            <w:r>
              <w:rPr>
                <w:rFonts w:ascii="Arial" w:hAnsi="Arial" w:cs="Arial"/>
                <w:sz w:val="16"/>
                <w:szCs w:val="16"/>
              </w:rPr>
              <w:t>M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ilitary </w:t>
            </w:r>
            <w:r>
              <w:rPr>
                <w:rFonts w:ascii="Arial" w:hAnsi="Arial" w:cs="Arial"/>
                <w:sz w:val="16"/>
                <w:szCs w:val="16"/>
              </w:rPr>
              <w:t>O</w:t>
            </w:r>
            <w:r w:rsidRPr="009320A3">
              <w:rPr>
                <w:rFonts w:ascii="Arial" w:hAnsi="Arial" w:cs="Arial"/>
                <w:sz w:val="16"/>
                <w:szCs w:val="16"/>
              </w:rPr>
              <w:t>fficer</w:t>
            </w:r>
            <w:r>
              <w:rPr>
                <w:rFonts w:ascii="Arial" w:hAnsi="Arial" w:cs="Arial"/>
                <w:sz w:val="16"/>
                <w:szCs w:val="16"/>
              </w:rPr>
              <w:t>s / S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enior 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9320A3">
              <w:rPr>
                <w:rFonts w:ascii="Arial" w:hAnsi="Arial" w:cs="Arial"/>
                <w:sz w:val="16"/>
                <w:szCs w:val="16"/>
              </w:rPr>
              <w:t>xecutive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885755" w:rsidRPr="009320A3">
              <w:rPr>
                <w:rFonts w:ascii="Arial" w:hAnsi="Arial" w:cs="Arial"/>
                <w:sz w:val="16"/>
                <w:szCs w:val="16"/>
              </w:rPr>
              <w:t>state</w:t>
            </w:r>
            <w:r w:rsidR="00885755">
              <w:rPr>
                <w:rFonts w:ascii="Arial" w:hAnsi="Arial" w:cs="Arial"/>
                <w:sz w:val="16"/>
                <w:szCs w:val="16"/>
              </w:rPr>
              <w:t>-owned</w:t>
            </w:r>
            <w:r>
              <w:rPr>
                <w:rFonts w:ascii="Arial" w:hAnsi="Arial" w:cs="Arial"/>
                <w:sz w:val="16"/>
                <w:szCs w:val="16"/>
              </w:rPr>
              <w:t xml:space="preserve"> C</w:t>
            </w:r>
            <w:r w:rsidRPr="009320A3">
              <w:rPr>
                <w:rFonts w:ascii="Arial" w:hAnsi="Arial" w:cs="Arial"/>
                <w:sz w:val="16"/>
                <w:szCs w:val="16"/>
              </w:rPr>
              <w:t>orporation</w:t>
            </w:r>
            <w:r>
              <w:rPr>
                <w:rFonts w:ascii="Arial" w:hAnsi="Arial" w:cs="Arial"/>
                <w:sz w:val="16"/>
                <w:szCs w:val="16"/>
              </w:rPr>
              <w:t>s,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important </w:t>
            </w:r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olitical </w:t>
            </w:r>
            <w:r>
              <w:rPr>
                <w:rFonts w:ascii="Arial" w:hAnsi="Arial" w:cs="Arial"/>
                <w:sz w:val="16"/>
                <w:szCs w:val="16"/>
              </w:rPr>
              <w:t>P</w:t>
            </w:r>
            <w:r w:rsidRPr="009320A3">
              <w:rPr>
                <w:rFonts w:ascii="Arial" w:hAnsi="Arial" w:cs="Arial"/>
                <w:sz w:val="16"/>
                <w:szCs w:val="16"/>
              </w:rPr>
              <w:t>art</w:t>
            </w:r>
            <w:r>
              <w:rPr>
                <w:rFonts w:ascii="Arial" w:hAnsi="Arial" w:cs="Arial"/>
                <w:sz w:val="16"/>
                <w:szCs w:val="16"/>
              </w:rPr>
              <w:t>y</w:t>
            </w:r>
            <w:r w:rsidRPr="009320A3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O</w:t>
            </w:r>
            <w:r w:rsidRPr="009320A3">
              <w:rPr>
                <w:rFonts w:ascii="Arial" w:hAnsi="Arial" w:cs="Arial"/>
                <w:sz w:val="16"/>
                <w:szCs w:val="16"/>
              </w:rPr>
              <w:t>fficial</w:t>
            </w:r>
            <w:r>
              <w:rPr>
                <w:rFonts w:ascii="Arial" w:hAnsi="Arial" w:cs="Arial"/>
                <w:sz w:val="16"/>
                <w:szCs w:val="16"/>
              </w:rPr>
              <w:t>s, etc.</w:t>
            </w:r>
            <w:r w:rsidR="00885755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</w:tbl>
    <w:p w14:paraId="403034E4" w14:textId="77777777" w:rsidR="006D67B0" w:rsidRDefault="006D67B0"/>
    <w:tbl>
      <w:tblPr>
        <w:tblStyle w:val="TableGrid"/>
        <w:tblpPr w:leftFromText="180" w:rightFromText="180" w:vertAnchor="text" w:horzAnchor="margin" w:tblpY="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</w:tblGrid>
      <w:tr w:rsidR="00885755" w14:paraId="6AECB615" w14:textId="77777777" w:rsidTr="00885755">
        <w:trPr>
          <w:trHeight w:val="284"/>
        </w:trPr>
        <w:tc>
          <w:tcPr>
            <w:tcW w:w="6658" w:type="dxa"/>
          </w:tcPr>
          <w:p w14:paraId="111EF013" w14:textId="7050AC08" w:rsidR="00885755" w:rsidRPr="00885755" w:rsidRDefault="00885755" w:rsidP="00885755">
            <w:pPr>
              <w:rPr>
                <w:rFonts w:ascii="Arial" w:hAnsi="Arial" w:cs="Arial"/>
                <w:sz w:val="16"/>
                <w:szCs w:val="16"/>
              </w:rPr>
            </w:pPr>
            <w:r w:rsidRPr="00885755">
              <w:rPr>
                <w:rFonts w:ascii="Arial" w:hAnsi="Arial" w:cs="Arial"/>
                <w:sz w:val="16"/>
                <w:szCs w:val="16"/>
              </w:rPr>
              <w:t>Country of tax residence in India only and not in any other country of territory outside India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</w:tr>
    </w:tbl>
    <w:tbl>
      <w:tblPr>
        <w:tblStyle w:val="TableGrid"/>
        <w:tblpPr w:leftFromText="180" w:rightFromText="180" w:vertAnchor="text" w:horzAnchor="page" w:tblpX="9668" w:tblpY="98"/>
        <w:tblW w:w="0" w:type="auto"/>
        <w:tblLook w:val="04A0" w:firstRow="1" w:lastRow="0" w:firstColumn="1" w:lastColumn="0" w:noHBand="0" w:noVBand="1"/>
      </w:tblPr>
      <w:tblGrid>
        <w:gridCol w:w="284"/>
        <w:gridCol w:w="562"/>
      </w:tblGrid>
      <w:tr w:rsidR="005A0461" w14:paraId="306FA43E" w14:textId="77777777" w:rsidTr="005A0461">
        <w:trPr>
          <w:trHeight w:val="142"/>
        </w:trPr>
        <w:tc>
          <w:tcPr>
            <w:tcW w:w="284" w:type="dxa"/>
          </w:tcPr>
          <w:p w14:paraId="55736B4C" w14:textId="77777777" w:rsidR="005A0461" w:rsidRDefault="005A0461" w:rsidP="005A046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E828BD" w14:textId="77777777" w:rsidR="005A0461" w:rsidRDefault="005A0461" w:rsidP="005A046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</w:tr>
    </w:tbl>
    <w:p w14:paraId="0A4DCD33" w14:textId="77777777" w:rsidR="00331770" w:rsidRDefault="00331770" w:rsidP="00A33BAD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709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14117B" w14:paraId="385F627E" w14:textId="56149B6F" w:rsidTr="009A0E0E">
        <w:trPr>
          <w:trHeight w:val="284"/>
        </w:trPr>
        <w:tc>
          <w:tcPr>
            <w:tcW w:w="709" w:type="dxa"/>
          </w:tcPr>
          <w:p w14:paraId="5FEC9B8E" w14:textId="075AFC3E" w:rsidR="0014117B" w:rsidRDefault="0014117B" w:rsidP="00254D8F">
            <w:pPr>
              <w:tabs>
                <w:tab w:val="left" w:pos="504"/>
                <w:tab w:val="left" w:pos="7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PAN*</w:t>
            </w:r>
          </w:p>
        </w:tc>
        <w:tc>
          <w:tcPr>
            <w:tcW w:w="284" w:type="dxa"/>
          </w:tcPr>
          <w:p w14:paraId="131877FF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CC02A36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3201269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06F3A35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618EAF5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FA7B78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8038ABC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AEE1E9F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C5A446C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DFFCB62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F9BD281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7E78F41" w14:textId="77777777" w:rsidR="0014117B" w:rsidRDefault="0014117B" w:rsidP="007402AB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4801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</w:tblGrid>
      <w:tr w:rsidR="005A0461" w14:paraId="1A02F97E" w14:textId="77777777" w:rsidTr="00254D8F">
        <w:trPr>
          <w:trHeight w:val="284"/>
        </w:trPr>
        <w:tc>
          <w:tcPr>
            <w:tcW w:w="4815" w:type="dxa"/>
          </w:tcPr>
          <w:p w14:paraId="493F3C8E" w14:textId="59F867A1" w:rsidR="005A0461" w:rsidRDefault="005A0461" w:rsidP="005A0461">
            <w:r>
              <w:rPr>
                <w:rFonts w:ascii="Arial" w:hAnsi="Arial" w:cs="Arial"/>
                <w:sz w:val="16"/>
                <w:szCs w:val="16"/>
              </w:rPr>
              <w:t>(i</w:t>
            </w:r>
            <w:r w:rsidRPr="0014117B">
              <w:rPr>
                <w:rFonts w:ascii="Arial" w:hAnsi="Arial" w:cs="Arial"/>
                <w:sz w:val="16"/>
                <w:szCs w:val="16"/>
              </w:rPr>
              <w:t>f PAN</w:t>
            </w:r>
            <w:r>
              <w:rPr>
                <w:rFonts w:ascii="Arial" w:hAnsi="Arial" w:cs="Arial"/>
                <w:sz w:val="18"/>
                <w:szCs w:val="18"/>
              </w:rPr>
              <w:t xml:space="preserve"> is not submitted, submit Form 60 – Annexure I)</w:t>
            </w:r>
          </w:p>
        </w:tc>
      </w:tr>
    </w:tbl>
    <w:p w14:paraId="04388696" w14:textId="33B23418" w:rsidR="006D3D40" w:rsidRDefault="006D3D40" w:rsidP="00A33BAD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Y="306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672ED6" w14:paraId="65254D67" w14:textId="0F03FCC4" w:rsidTr="004850F9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</w:tcBorders>
          </w:tcPr>
          <w:p w14:paraId="11916767" w14:textId="2C3E3F55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No:</w:t>
            </w:r>
          </w:p>
        </w:tc>
        <w:tc>
          <w:tcPr>
            <w:tcW w:w="284" w:type="dxa"/>
          </w:tcPr>
          <w:p w14:paraId="12389A69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0886645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BC81A6B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6AA3AF0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BA3C847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5472363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704AE44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9E2FFB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4A3A2C0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4A76F3F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4513" w:tblpY="318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672ED6" w14:paraId="34176CEA" w14:textId="0C770BF7" w:rsidTr="004850F9">
        <w:trPr>
          <w:trHeight w:val="284"/>
        </w:trPr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025BD875" w14:textId="25E3D72D" w:rsidR="00672ED6" w:rsidRDefault="00757385" w:rsidP="00757385">
            <w:pPr>
              <w:tabs>
                <w:tab w:val="left" w:pos="504"/>
                <w:tab w:val="left" w:pos="7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</w:t>
            </w:r>
            <w:r w:rsidR="00672ED6">
              <w:rPr>
                <w:rFonts w:ascii="Arial" w:hAnsi="Arial" w:cs="Arial"/>
                <w:sz w:val="16"/>
                <w:szCs w:val="16"/>
              </w:rPr>
              <w:t>Email.ID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4" w:type="dxa"/>
          </w:tcPr>
          <w:p w14:paraId="188BC105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4789F5B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2863BED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2B5D314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46F9A42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87D9058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E03496F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F24FD1E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90F40EB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93A22C2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5A59C62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D6D18F8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D63B2DE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4D1C126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E12B48F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EA5A3C5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9A6BC51" w14:textId="3DDF02CD" w:rsidR="00672ED6" w:rsidRPr="00672ED6" w:rsidRDefault="00672ED6" w:rsidP="00672ED6">
      <w:pPr>
        <w:shd w:val="clear" w:color="auto" w:fill="83CAEB" w:themeFill="accent1" w:themeFillTint="66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2.Contact Details </w:t>
      </w:r>
      <w:proofErr w:type="gramStart"/>
      <w:r>
        <w:rPr>
          <w:rFonts w:ascii="Arial" w:hAnsi="Arial" w:cs="Arial"/>
          <w:b/>
          <w:bCs/>
          <w:sz w:val="18"/>
          <w:szCs w:val="18"/>
        </w:rPr>
        <w:t>( All</w:t>
      </w:r>
      <w:proofErr w:type="gramEnd"/>
      <w:r>
        <w:rPr>
          <w:rFonts w:ascii="Arial" w:hAnsi="Arial" w:cs="Arial"/>
          <w:b/>
          <w:bCs/>
          <w:sz w:val="18"/>
          <w:szCs w:val="18"/>
        </w:rPr>
        <w:t xml:space="preserve"> communication will be sent on provided Mobile No./Email-ID)</w:t>
      </w:r>
    </w:p>
    <w:p w14:paraId="4CD825BE" w14:textId="77777777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672ED6" w14:paraId="68ADA996" w14:textId="0D19CC3C" w:rsidTr="004850F9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784612F" w14:textId="640779FA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</w:rPr>
              <w:t>Tel.(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Off):</w:t>
            </w:r>
          </w:p>
        </w:tc>
        <w:tc>
          <w:tcPr>
            <w:tcW w:w="284" w:type="dxa"/>
          </w:tcPr>
          <w:p w14:paraId="6C911147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450BC65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8581BDF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7322827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A3B60F9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303ED27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FAEEF39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51C44BC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885B0D8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1BCC8EE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2750F9B" w14:textId="77777777" w:rsidR="00672ED6" w:rsidRDefault="00672ED6" w:rsidP="00672ED6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209" w:tblpYSpec="inside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757385" w14:paraId="6E802DF1" w14:textId="453ABA87" w:rsidTr="004850F9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FCB2930" w14:textId="375DD542" w:rsidR="00757385" w:rsidRDefault="00757385" w:rsidP="00757385">
            <w:pPr>
              <w:tabs>
                <w:tab w:val="left" w:pos="504"/>
                <w:tab w:val="left" w:pos="7260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Tel.(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Res):</w:t>
            </w:r>
          </w:p>
        </w:tc>
        <w:tc>
          <w:tcPr>
            <w:tcW w:w="284" w:type="dxa"/>
          </w:tcPr>
          <w:p w14:paraId="3FF7EFAD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5B2A680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1AA507E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DDEE35E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AC54EB6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E69737C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987A598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3E8A7C9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F79B59E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B3941F2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129E56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A514C84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BF146C8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23556E5" w14:textId="77777777" w:rsidR="00757385" w:rsidRDefault="00757385" w:rsidP="00757385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D35200C" w14:textId="77777777" w:rsidR="00A33BAD" w:rsidRDefault="00A33BAD" w:rsidP="00A33BAD">
      <w:pPr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2425" w:tblpY="262"/>
        <w:tblW w:w="0" w:type="auto"/>
        <w:tblLook w:val="04A0" w:firstRow="1" w:lastRow="0" w:firstColumn="1" w:lastColumn="0" w:noHBand="0" w:noVBand="1"/>
      </w:tblPr>
      <w:tblGrid>
        <w:gridCol w:w="284"/>
        <w:gridCol w:w="1838"/>
      </w:tblGrid>
      <w:tr w:rsidR="00757385" w14:paraId="05EF9D56" w14:textId="77777777" w:rsidTr="00E110AE">
        <w:trPr>
          <w:trHeight w:val="284"/>
        </w:trPr>
        <w:tc>
          <w:tcPr>
            <w:tcW w:w="284" w:type="dxa"/>
          </w:tcPr>
          <w:p w14:paraId="6ECB1E0F" w14:textId="77777777" w:rsidR="00757385" w:rsidRDefault="00757385" w:rsidP="0075738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4D1A1E" w14:textId="53E8DE8C" w:rsidR="00757385" w:rsidRDefault="00E110AE" w:rsidP="0075738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B-VOTERS ID CARD</w:t>
            </w:r>
          </w:p>
        </w:tc>
      </w:tr>
    </w:tbl>
    <w:tbl>
      <w:tblPr>
        <w:tblStyle w:val="TableGrid"/>
        <w:tblpPr w:leftFromText="180" w:rightFromText="180" w:vertAnchor="text" w:horzAnchor="page" w:tblpX="4717" w:tblpY="262"/>
        <w:tblW w:w="0" w:type="auto"/>
        <w:tblLayout w:type="fixed"/>
        <w:tblLook w:val="04A0" w:firstRow="1" w:lastRow="0" w:firstColumn="1" w:lastColumn="0" w:noHBand="0" w:noVBand="1"/>
      </w:tblPr>
      <w:tblGrid>
        <w:gridCol w:w="284"/>
        <w:gridCol w:w="1838"/>
      </w:tblGrid>
      <w:tr w:rsidR="00E110AE" w14:paraId="5E19CCFE" w14:textId="77777777" w:rsidTr="00E110AE">
        <w:trPr>
          <w:trHeight w:val="284"/>
        </w:trPr>
        <w:tc>
          <w:tcPr>
            <w:tcW w:w="284" w:type="dxa"/>
          </w:tcPr>
          <w:p w14:paraId="4CE288B0" w14:textId="77777777" w:rsidR="00E110AE" w:rsidRDefault="00E110AE" w:rsidP="00E110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A29ACF" w14:textId="36C170D0" w:rsidR="00E110AE" w:rsidRDefault="00E110AE" w:rsidP="00E110A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C-DRIVING LICENCE</w:t>
            </w:r>
          </w:p>
        </w:tc>
      </w:tr>
    </w:tbl>
    <w:tbl>
      <w:tblPr>
        <w:tblStyle w:val="TableGrid"/>
        <w:tblpPr w:leftFromText="180" w:rightFromText="180" w:vertAnchor="text" w:horzAnchor="page" w:tblpX="6805" w:tblpY="262"/>
        <w:tblW w:w="0" w:type="auto"/>
        <w:tblLook w:val="04A0" w:firstRow="1" w:lastRow="0" w:firstColumn="1" w:lastColumn="0" w:noHBand="0" w:noVBand="1"/>
      </w:tblPr>
      <w:tblGrid>
        <w:gridCol w:w="284"/>
        <w:gridCol w:w="4247"/>
      </w:tblGrid>
      <w:tr w:rsidR="00E110AE" w14:paraId="4FBA549C" w14:textId="77777777" w:rsidTr="00E110AE">
        <w:trPr>
          <w:trHeight w:val="284"/>
        </w:trPr>
        <w:tc>
          <w:tcPr>
            <w:tcW w:w="284" w:type="dxa"/>
          </w:tcPr>
          <w:p w14:paraId="60542826" w14:textId="77777777" w:rsidR="00E110AE" w:rsidRDefault="00E110AE" w:rsidP="00E110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47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952508" w14:textId="15E10597" w:rsidR="00E110AE" w:rsidRDefault="00E110AE" w:rsidP="00E110A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Proof of possession of Aadhaar Number </w:t>
            </w:r>
            <w:r w:rsidR="00A234D8">
              <w:rPr>
                <w:rFonts w:ascii="Arial" w:hAnsi="Arial" w:cs="Arial"/>
                <w:sz w:val="16"/>
                <w:szCs w:val="16"/>
              </w:rPr>
              <w:t>(Verification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</w:tbl>
    <w:tbl>
      <w:tblPr>
        <w:tblStyle w:val="TableGrid"/>
        <w:tblpPr w:leftFromText="180" w:rightFromText="180" w:vertAnchor="text" w:horzAnchor="margin" w:tblpY="238"/>
        <w:tblW w:w="0" w:type="auto"/>
        <w:tblLook w:val="04A0" w:firstRow="1" w:lastRow="0" w:firstColumn="1" w:lastColumn="0" w:noHBand="0" w:noVBand="1"/>
      </w:tblPr>
      <w:tblGrid>
        <w:gridCol w:w="284"/>
        <w:gridCol w:w="1412"/>
      </w:tblGrid>
      <w:tr w:rsidR="00E110AE" w14:paraId="2B8374BE" w14:textId="77777777" w:rsidTr="00E110AE">
        <w:trPr>
          <w:trHeight w:val="284"/>
        </w:trPr>
        <w:tc>
          <w:tcPr>
            <w:tcW w:w="284" w:type="dxa"/>
          </w:tcPr>
          <w:p w14:paraId="3169FC65" w14:textId="77777777" w:rsidR="00E110AE" w:rsidRDefault="00E110AE" w:rsidP="00E110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048C34" w14:textId="77777777" w:rsidR="00E110AE" w:rsidRDefault="00E110AE" w:rsidP="00E110A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A-PASSPORT</w:t>
            </w:r>
          </w:p>
        </w:tc>
      </w:tr>
    </w:tbl>
    <w:p w14:paraId="2263EF95" w14:textId="5FED1EE5" w:rsidR="00A33BAD" w:rsidRPr="00672ED6" w:rsidRDefault="00757385" w:rsidP="00672ED6">
      <w:pPr>
        <w:shd w:val="clear" w:color="auto" w:fill="83CAEB" w:themeFill="accent1" w:themeFillTint="66"/>
        <w:rPr>
          <w:rFonts w:ascii="Arial" w:hAnsi="Arial" w:cs="Arial"/>
          <w:b/>
          <w:bCs/>
          <w:sz w:val="18"/>
          <w:szCs w:val="18"/>
        </w:rPr>
      </w:pPr>
      <w:r w:rsidRPr="00672ED6">
        <w:rPr>
          <w:rFonts w:ascii="Arial" w:hAnsi="Arial" w:cs="Arial"/>
          <w:b/>
          <w:bCs/>
          <w:sz w:val="18"/>
          <w:szCs w:val="18"/>
        </w:rPr>
        <w:t xml:space="preserve"> </w:t>
      </w:r>
      <w:r w:rsidR="00A33BAD" w:rsidRPr="00672ED6">
        <w:rPr>
          <w:rFonts w:ascii="Arial" w:hAnsi="Arial" w:cs="Arial"/>
          <w:b/>
          <w:bCs/>
          <w:sz w:val="18"/>
          <w:szCs w:val="18"/>
        </w:rPr>
        <w:t xml:space="preserve">3.Proof of Identity/Address (Please tick the appropriate </w:t>
      </w:r>
      <w:proofErr w:type="gramStart"/>
      <w:r w:rsidR="00672ED6" w:rsidRPr="00672ED6">
        <w:rPr>
          <w:rFonts w:ascii="Arial" w:hAnsi="Arial" w:cs="Arial"/>
          <w:b/>
          <w:bCs/>
          <w:sz w:val="18"/>
          <w:szCs w:val="18"/>
        </w:rPr>
        <w:t>Box</w:t>
      </w:r>
      <w:proofErr w:type="gramEnd"/>
      <w:r w:rsidR="00672ED6" w:rsidRPr="00672ED6">
        <w:rPr>
          <w:rFonts w:ascii="Arial" w:hAnsi="Arial" w:cs="Arial"/>
          <w:b/>
          <w:bCs/>
          <w:sz w:val="18"/>
          <w:szCs w:val="18"/>
        </w:rPr>
        <w:t xml:space="preserve"> (any one ID type) and give details) *</w:t>
      </w:r>
    </w:p>
    <w:tbl>
      <w:tblPr>
        <w:tblStyle w:val="TableGrid"/>
        <w:tblpPr w:leftFromText="180" w:rightFromText="180" w:vertAnchor="text" w:horzAnchor="margin" w:tblpY="308"/>
        <w:tblW w:w="0" w:type="auto"/>
        <w:tblLook w:val="04A0" w:firstRow="1" w:lastRow="0" w:firstColumn="1" w:lastColumn="0" w:noHBand="0" w:noVBand="1"/>
      </w:tblPr>
      <w:tblGrid>
        <w:gridCol w:w="284"/>
        <w:gridCol w:w="1838"/>
      </w:tblGrid>
      <w:tr w:rsidR="00E110AE" w14:paraId="2E5152A9" w14:textId="77777777" w:rsidTr="00E110AE">
        <w:trPr>
          <w:trHeight w:val="284"/>
        </w:trPr>
        <w:tc>
          <w:tcPr>
            <w:tcW w:w="284" w:type="dxa"/>
          </w:tcPr>
          <w:p w14:paraId="63B979ED" w14:textId="77777777" w:rsidR="00E110AE" w:rsidRDefault="00E110AE" w:rsidP="00E110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876598" w14:textId="77777777" w:rsidR="00E110AE" w:rsidRDefault="00E110AE" w:rsidP="00E110A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E-NREGA JOB CARD</w:t>
            </w:r>
          </w:p>
        </w:tc>
      </w:tr>
    </w:tbl>
    <w:tbl>
      <w:tblPr>
        <w:tblStyle w:val="TableGrid"/>
        <w:tblpPr w:leftFromText="180" w:rightFromText="180" w:vertAnchor="text" w:horzAnchor="page" w:tblpX="2413" w:tblpY="272"/>
        <w:tblW w:w="0" w:type="auto"/>
        <w:tblLook w:val="04A0" w:firstRow="1" w:lastRow="0" w:firstColumn="1" w:lastColumn="0" w:noHBand="0" w:noVBand="1"/>
      </w:tblPr>
      <w:tblGrid>
        <w:gridCol w:w="284"/>
        <w:gridCol w:w="4531"/>
      </w:tblGrid>
      <w:tr w:rsidR="00E110AE" w14:paraId="2B5EFEDE" w14:textId="77777777" w:rsidTr="00A234D8">
        <w:trPr>
          <w:trHeight w:val="274"/>
        </w:trPr>
        <w:tc>
          <w:tcPr>
            <w:tcW w:w="284" w:type="dxa"/>
          </w:tcPr>
          <w:p w14:paraId="71547F8E" w14:textId="77777777" w:rsidR="00E110AE" w:rsidRDefault="00E110AE" w:rsidP="00E110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53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AE6B80" w14:textId="663DA314" w:rsidR="00E110AE" w:rsidRDefault="00E110AE" w:rsidP="00E110A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F-LETTER ISSUED BY NATIONAL POPULATION REGISTER CONTAINING DETAILS OF NAME &amp; ADDRESS</w:t>
            </w:r>
          </w:p>
        </w:tc>
      </w:tr>
    </w:tbl>
    <w:tbl>
      <w:tblPr>
        <w:tblStyle w:val="TableGrid"/>
        <w:tblpPr w:leftFromText="180" w:rightFromText="180" w:vertAnchor="text" w:horzAnchor="page" w:tblpX="7393" w:tblpY="320"/>
        <w:tblW w:w="0" w:type="auto"/>
        <w:tblLook w:val="04A0" w:firstRow="1" w:lastRow="0" w:firstColumn="1" w:lastColumn="0" w:noHBand="0" w:noVBand="1"/>
      </w:tblPr>
      <w:tblGrid>
        <w:gridCol w:w="284"/>
        <w:gridCol w:w="704"/>
      </w:tblGrid>
      <w:tr w:rsidR="00A234D8" w14:paraId="7C805168" w14:textId="77777777" w:rsidTr="00A234D8">
        <w:trPr>
          <w:trHeight w:val="284"/>
        </w:trPr>
        <w:tc>
          <w:tcPr>
            <w:tcW w:w="284" w:type="dxa"/>
          </w:tcPr>
          <w:p w14:paraId="281D51A0" w14:textId="77777777" w:rsidR="00A234D8" w:rsidRDefault="00A234D8" w:rsidP="00A234D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4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D11E33" w14:textId="5999A2F9" w:rsidR="00A234D8" w:rsidRDefault="00A234D8" w:rsidP="00A234D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EKYC</w:t>
            </w:r>
          </w:p>
        </w:tc>
      </w:tr>
    </w:tbl>
    <w:tbl>
      <w:tblPr>
        <w:tblStyle w:val="TableGrid"/>
        <w:tblpPr w:leftFromText="180" w:rightFromText="180" w:vertAnchor="text" w:horzAnchor="page" w:tblpX="8533" w:tblpY="356"/>
        <w:tblW w:w="0" w:type="auto"/>
        <w:tblLook w:val="04A0" w:firstRow="1" w:lastRow="0" w:firstColumn="1" w:lastColumn="0" w:noHBand="0" w:noVBand="1"/>
      </w:tblPr>
      <w:tblGrid>
        <w:gridCol w:w="284"/>
        <w:gridCol w:w="851"/>
      </w:tblGrid>
      <w:tr w:rsidR="00A234D8" w14:paraId="617D9B28" w14:textId="77777777" w:rsidTr="00A234D8">
        <w:trPr>
          <w:trHeight w:val="284"/>
        </w:trPr>
        <w:tc>
          <w:tcPr>
            <w:tcW w:w="284" w:type="dxa"/>
          </w:tcPr>
          <w:p w14:paraId="378BDFBF" w14:textId="77777777" w:rsidR="00A234D8" w:rsidRDefault="00A234D8" w:rsidP="00A234D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137509" w14:textId="66FD7C17" w:rsidR="00A234D8" w:rsidRDefault="00A234D8" w:rsidP="00A234D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</w:t>
            </w:r>
          </w:p>
        </w:tc>
      </w:tr>
    </w:tbl>
    <w:tbl>
      <w:tblPr>
        <w:tblStyle w:val="TableGrid"/>
        <w:tblpPr w:leftFromText="180" w:rightFromText="180" w:vertAnchor="text" w:horzAnchor="margin" w:tblpY="716"/>
        <w:tblW w:w="0" w:type="auto"/>
        <w:tblLook w:val="04A0" w:firstRow="1" w:lastRow="0" w:firstColumn="1" w:lastColumn="0" w:noHBand="0" w:noVBand="1"/>
      </w:tblPr>
      <w:tblGrid>
        <w:gridCol w:w="3153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234D8" w14:paraId="4CA46ACC" w14:textId="77777777" w:rsidTr="004850F9">
        <w:trPr>
          <w:trHeight w:val="284"/>
        </w:trPr>
        <w:tc>
          <w:tcPr>
            <w:tcW w:w="31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7AEE9B49" w14:textId="6554DEAC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 No/Identification Number*</w:t>
            </w:r>
          </w:p>
        </w:tc>
        <w:tc>
          <w:tcPr>
            <w:tcW w:w="284" w:type="dxa"/>
          </w:tcPr>
          <w:p w14:paraId="2EC84C16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51BB88A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3836A17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389B3AD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680DED5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8F15E67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EBF8B2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549588A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4ED7E9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0BE010D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43B2FDA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DA7C020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893FB29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017506C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9753B3D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16E849B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4BE939E" w14:textId="1ADF0372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E31EED7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19717DA" w14:textId="77777777" w:rsidR="00757385" w:rsidRDefault="00757385"/>
    <w:tbl>
      <w:tblPr>
        <w:tblStyle w:val="TableGrid"/>
        <w:tblpPr w:leftFromText="180" w:rightFromText="180" w:vertAnchor="text" w:horzAnchor="margin" w:tblpY="446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234D8" w14:paraId="79EC80FE" w14:textId="09C2C036" w:rsidTr="004850F9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458DA0A" w14:textId="45D8438B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Issued By</w:t>
            </w:r>
          </w:p>
        </w:tc>
        <w:tc>
          <w:tcPr>
            <w:tcW w:w="284" w:type="dxa"/>
          </w:tcPr>
          <w:p w14:paraId="7FB184F3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8465DE1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E8C6778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B6A1B3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0A21446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4F0835D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D0E3D33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264EC8A3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773D97A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26AE300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9DEF4CC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9622169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4A870D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CFCDA3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C774A41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76887FC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035CFB9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B6ECBBE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EB004F7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1BB410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7B9DC4A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044F8AB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A345928" w14:textId="77777777" w:rsidR="00757385" w:rsidRDefault="00757385"/>
    <w:p w14:paraId="509CC8DE" w14:textId="77777777" w:rsidR="00757385" w:rsidRDefault="00757385"/>
    <w:tbl>
      <w:tblPr>
        <w:tblStyle w:val="TableGrid"/>
        <w:tblpPr w:leftFromText="180" w:rightFromText="180" w:vertAnchor="text" w:horzAnchor="margin" w:tblpY="-59"/>
        <w:tblW w:w="0" w:type="auto"/>
        <w:tblLook w:val="04A0" w:firstRow="1" w:lastRow="0" w:firstColumn="1" w:lastColumn="0" w:noHBand="0" w:noVBand="1"/>
      </w:tblPr>
      <w:tblGrid>
        <w:gridCol w:w="1276"/>
        <w:gridCol w:w="284"/>
        <w:gridCol w:w="284"/>
        <w:gridCol w:w="284"/>
        <w:gridCol w:w="284"/>
        <w:gridCol w:w="284"/>
        <w:gridCol w:w="284"/>
      </w:tblGrid>
      <w:tr w:rsidR="00A234D8" w14:paraId="4A22E635" w14:textId="77777777" w:rsidTr="004850F9">
        <w:trPr>
          <w:trHeight w:val="284"/>
        </w:trPr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E69FAF9" w14:textId="63B2B403" w:rsidR="00A234D8" w:rsidRDefault="004850F9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Issue Date*</w:t>
            </w:r>
          </w:p>
        </w:tc>
        <w:tc>
          <w:tcPr>
            <w:tcW w:w="284" w:type="dxa"/>
          </w:tcPr>
          <w:p w14:paraId="22CE18B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7963044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7C6851C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5ED45EF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0AA0B599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26364E7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617" w:tblpY="-47"/>
        <w:tblW w:w="0" w:type="auto"/>
        <w:tblLook w:val="04A0" w:firstRow="1" w:lastRow="0" w:firstColumn="1" w:lastColumn="0" w:noHBand="0" w:noVBand="1"/>
      </w:tblPr>
      <w:tblGrid>
        <w:gridCol w:w="2240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A234D8" w14:paraId="6B0AB4D8" w14:textId="0ACBE337" w:rsidTr="004850F9">
        <w:trPr>
          <w:trHeight w:val="284"/>
        </w:trPr>
        <w:tc>
          <w:tcPr>
            <w:tcW w:w="22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139B4FEB" w14:textId="712315E6" w:rsidR="00A234D8" w:rsidRDefault="004850F9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A234D8">
              <w:rPr>
                <w:rFonts w:ascii="Arial" w:hAnsi="Arial" w:cs="Arial"/>
                <w:sz w:val="16"/>
                <w:szCs w:val="16"/>
              </w:rPr>
              <w:t xml:space="preserve">Expiry </w:t>
            </w:r>
            <w:r>
              <w:rPr>
                <w:rFonts w:ascii="Arial" w:hAnsi="Arial" w:cs="Arial"/>
                <w:sz w:val="16"/>
                <w:szCs w:val="16"/>
              </w:rPr>
              <w:t>Date (</w:t>
            </w:r>
            <w:r w:rsidR="00A234D8">
              <w:rPr>
                <w:rFonts w:ascii="Arial" w:hAnsi="Arial" w:cs="Arial"/>
                <w:sz w:val="16"/>
                <w:szCs w:val="16"/>
              </w:rPr>
              <w:t xml:space="preserve">if </w:t>
            </w:r>
            <w:proofErr w:type="gramStart"/>
            <w:r w:rsidR="00A234D8">
              <w:rPr>
                <w:rFonts w:ascii="Arial" w:hAnsi="Arial" w:cs="Arial"/>
                <w:sz w:val="16"/>
                <w:szCs w:val="16"/>
              </w:rPr>
              <w:t>applicable)</w:t>
            </w:r>
            <w:r w:rsidR="00C207EF">
              <w:rPr>
                <w:rFonts w:ascii="Arial" w:hAnsi="Arial" w:cs="Arial"/>
                <w:sz w:val="16"/>
                <w:szCs w:val="16"/>
              </w:rPr>
              <w:t>*</w:t>
            </w:r>
            <w:proofErr w:type="gramEnd"/>
            <w:r w:rsidR="00C207EF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4" w:type="dxa"/>
          </w:tcPr>
          <w:p w14:paraId="48559741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16986AE3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70494ADF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6CA46FF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59127363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33E17322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4AD85BCB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</w:tcPr>
          <w:p w14:paraId="69465808" w14:textId="77777777" w:rsidR="00A234D8" w:rsidRDefault="00A234D8" w:rsidP="00A234D8">
            <w:pPr>
              <w:tabs>
                <w:tab w:val="left" w:pos="504"/>
                <w:tab w:val="left" w:pos="7260"/>
              </w:tabs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55AE0C1" w14:textId="7D8D28CB" w:rsidR="00A33BAD" w:rsidRPr="00A33BAD" w:rsidRDefault="00A33BAD" w:rsidP="00A33BAD">
      <w:pPr>
        <w:rPr>
          <w:rFonts w:ascii="Arial" w:hAnsi="Arial" w:cs="Arial"/>
          <w:sz w:val="16"/>
          <w:szCs w:val="16"/>
        </w:rPr>
      </w:pPr>
    </w:p>
    <w:sectPr w:rsidR="00A33BAD" w:rsidRPr="00A33BAD" w:rsidSect="00BD782C">
      <w:pgSz w:w="11906" w:h="16838" w:code="9"/>
      <w:pgMar w:top="284" w:right="284" w:bottom="284" w:left="28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4A77B" w14:textId="77777777" w:rsidR="005F15AF" w:rsidRDefault="005F15AF" w:rsidP="002E35D0">
      <w:pPr>
        <w:spacing w:after="0" w:line="240" w:lineRule="auto"/>
      </w:pPr>
      <w:r>
        <w:separator/>
      </w:r>
    </w:p>
  </w:endnote>
  <w:endnote w:type="continuationSeparator" w:id="0">
    <w:p w14:paraId="77FCCAF3" w14:textId="77777777" w:rsidR="005F15AF" w:rsidRDefault="005F15AF" w:rsidP="002E3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24D7" w14:textId="77777777" w:rsidR="005F15AF" w:rsidRDefault="005F15AF" w:rsidP="002E35D0">
      <w:pPr>
        <w:spacing w:after="0" w:line="240" w:lineRule="auto"/>
      </w:pPr>
      <w:r>
        <w:separator/>
      </w:r>
    </w:p>
  </w:footnote>
  <w:footnote w:type="continuationSeparator" w:id="0">
    <w:p w14:paraId="0E991AB5" w14:textId="77777777" w:rsidR="005F15AF" w:rsidRDefault="005F15AF" w:rsidP="002E35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D0"/>
    <w:rsid w:val="00007309"/>
    <w:rsid w:val="00011643"/>
    <w:rsid w:val="000224E5"/>
    <w:rsid w:val="00023042"/>
    <w:rsid w:val="00024ED0"/>
    <w:rsid w:val="00044F1E"/>
    <w:rsid w:val="0004535F"/>
    <w:rsid w:val="000453E9"/>
    <w:rsid w:val="00046723"/>
    <w:rsid w:val="000476E0"/>
    <w:rsid w:val="00055899"/>
    <w:rsid w:val="00057EEB"/>
    <w:rsid w:val="00065947"/>
    <w:rsid w:val="00066521"/>
    <w:rsid w:val="000728EA"/>
    <w:rsid w:val="0008778D"/>
    <w:rsid w:val="000F1DD1"/>
    <w:rsid w:val="000F52D9"/>
    <w:rsid w:val="000F68AC"/>
    <w:rsid w:val="0010047E"/>
    <w:rsid w:val="001033E5"/>
    <w:rsid w:val="0012687A"/>
    <w:rsid w:val="00126B4D"/>
    <w:rsid w:val="0014117B"/>
    <w:rsid w:val="00157322"/>
    <w:rsid w:val="00180EBB"/>
    <w:rsid w:val="00183FBE"/>
    <w:rsid w:val="00197AEF"/>
    <w:rsid w:val="001A0C8C"/>
    <w:rsid w:val="001B2625"/>
    <w:rsid w:val="001C2E61"/>
    <w:rsid w:val="001D3F89"/>
    <w:rsid w:val="001F0733"/>
    <w:rsid w:val="00216F39"/>
    <w:rsid w:val="002210F6"/>
    <w:rsid w:val="0022550B"/>
    <w:rsid w:val="00226B09"/>
    <w:rsid w:val="00232ECC"/>
    <w:rsid w:val="00240040"/>
    <w:rsid w:val="00240A4F"/>
    <w:rsid w:val="00245653"/>
    <w:rsid w:val="00254D8F"/>
    <w:rsid w:val="00260FCA"/>
    <w:rsid w:val="002642D2"/>
    <w:rsid w:val="00286276"/>
    <w:rsid w:val="0029195C"/>
    <w:rsid w:val="002A28D1"/>
    <w:rsid w:val="002B530A"/>
    <w:rsid w:val="002D0120"/>
    <w:rsid w:val="002E08BF"/>
    <w:rsid w:val="002E1CAC"/>
    <w:rsid w:val="002E35D0"/>
    <w:rsid w:val="002E682A"/>
    <w:rsid w:val="002F0454"/>
    <w:rsid w:val="00307841"/>
    <w:rsid w:val="00322FBA"/>
    <w:rsid w:val="00326A1D"/>
    <w:rsid w:val="00331770"/>
    <w:rsid w:val="0035520D"/>
    <w:rsid w:val="00373A99"/>
    <w:rsid w:val="00382A3B"/>
    <w:rsid w:val="0039006C"/>
    <w:rsid w:val="003A6B31"/>
    <w:rsid w:val="003C4CD9"/>
    <w:rsid w:val="003D6173"/>
    <w:rsid w:val="003E380D"/>
    <w:rsid w:val="0040088E"/>
    <w:rsid w:val="0042507E"/>
    <w:rsid w:val="00444F2E"/>
    <w:rsid w:val="0045611E"/>
    <w:rsid w:val="004850F9"/>
    <w:rsid w:val="00494CEA"/>
    <w:rsid w:val="004A34B4"/>
    <w:rsid w:val="004A5108"/>
    <w:rsid w:val="004B0E70"/>
    <w:rsid w:val="004C2EC3"/>
    <w:rsid w:val="004C722B"/>
    <w:rsid w:val="004D381C"/>
    <w:rsid w:val="004E2797"/>
    <w:rsid w:val="004F3341"/>
    <w:rsid w:val="0050155E"/>
    <w:rsid w:val="00510A1F"/>
    <w:rsid w:val="00511E07"/>
    <w:rsid w:val="00516684"/>
    <w:rsid w:val="00521C21"/>
    <w:rsid w:val="00526BC3"/>
    <w:rsid w:val="00552430"/>
    <w:rsid w:val="00553EA3"/>
    <w:rsid w:val="005576B4"/>
    <w:rsid w:val="00560B24"/>
    <w:rsid w:val="00561162"/>
    <w:rsid w:val="00567013"/>
    <w:rsid w:val="005728BC"/>
    <w:rsid w:val="00576C84"/>
    <w:rsid w:val="00577195"/>
    <w:rsid w:val="00594064"/>
    <w:rsid w:val="00597F52"/>
    <w:rsid w:val="005A0461"/>
    <w:rsid w:val="005B28BD"/>
    <w:rsid w:val="005C038C"/>
    <w:rsid w:val="005C0724"/>
    <w:rsid w:val="005F15AF"/>
    <w:rsid w:val="005F20AA"/>
    <w:rsid w:val="005F3A76"/>
    <w:rsid w:val="005F741A"/>
    <w:rsid w:val="00600066"/>
    <w:rsid w:val="0062181C"/>
    <w:rsid w:val="006428EE"/>
    <w:rsid w:val="0064636E"/>
    <w:rsid w:val="00655DD9"/>
    <w:rsid w:val="00662C3A"/>
    <w:rsid w:val="00667E97"/>
    <w:rsid w:val="00672ED6"/>
    <w:rsid w:val="006C0455"/>
    <w:rsid w:val="006D1578"/>
    <w:rsid w:val="006D3D40"/>
    <w:rsid w:val="006D67B0"/>
    <w:rsid w:val="006D7955"/>
    <w:rsid w:val="006F59BA"/>
    <w:rsid w:val="007402AB"/>
    <w:rsid w:val="00743AD2"/>
    <w:rsid w:val="00746E59"/>
    <w:rsid w:val="00757385"/>
    <w:rsid w:val="00771536"/>
    <w:rsid w:val="00771656"/>
    <w:rsid w:val="00790E4C"/>
    <w:rsid w:val="007A7AFC"/>
    <w:rsid w:val="007C28CE"/>
    <w:rsid w:val="007C7DED"/>
    <w:rsid w:val="007D0216"/>
    <w:rsid w:val="007D4BA3"/>
    <w:rsid w:val="007E1BBC"/>
    <w:rsid w:val="007E2EBA"/>
    <w:rsid w:val="007F60F3"/>
    <w:rsid w:val="00802821"/>
    <w:rsid w:val="008037AC"/>
    <w:rsid w:val="00814687"/>
    <w:rsid w:val="00816485"/>
    <w:rsid w:val="0083057A"/>
    <w:rsid w:val="008351ED"/>
    <w:rsid w:val="00845AB1"/>
    <w:rsid w:val="0085269B"/>
    <w:rsid w:val="00885755"/>
    <w:rsid w:val="008A5E9B"/>
    <w:rsid w:val="008B4A97"/>
    <w:rsid w:val="008C1478"/>
    <w:rsid w:val="008C5939"/>
    <w:rsid w:val="008D080E"/>
    <w:rsid w:val="008E49DC"/>
    <w:rsid w:val="008F6CCA"/>
    <w:rsid w:val="00907BE8"/>
    <w:rsid w:val="00913972"/>
    <w:rsid w:val="00922E49"/>
    <w:rsid w:val="009257B4"/>
    <w:rsid w:val="009320A3"/>
    <w:rsid w:val="00966FC7"/>
    <w:rsid w:val="00974BF7"/>
    <w:rsid w:val="009752A0"/>
    <w:rsid w:val="009B1D62"/>
    <w:rsid w:val="009B3AE1"/>
    <w:rsid w:val="009B545F"/>
    <w:rsid w:val="009D5B32"/>
    <w:rsid w:val="009D6DBF"/>
    <w:rsid w:val="00A234D8"/>
    <w:rsid w:val="00A26B9D"/>
    <w:rsid w:val="00A33BAD"/>
    <w:rsid w:val="00A47573"/>
    <w:rsid w:val="00A50695"/>
    <w:rsid w:val="00A54156"/>
    <w:rsid w:val="00A651EB"/>
    <w:rsid w:val="00A71987"/>
    <w:rsid w:val="00A72957"/>
    <w:rsid w:val="00AB30C8"/>
    <w:rsid w:val="00AC24CF"/>
    <w:rsid w:val="00AC3D6F"/>
    <w:rsid w:val="00AD47E6"/>
    <w:rsid w:val="00AE4976"/>
    <w:rsid w:val="00AE7B75"/>
    <w:rsid w:val="00B1279B"/>
    <w:rsid w:val="00B239A5"/>
    <w:rsid w:val="00B31510"/>
    <w:rsid w:val="00B60B7F"/>
    <w:rsid w:val="00B90F59"/>
    <w:rsid w:val="00BB4404"/>
    <w:rsid w:val="00BC10A3"/>
    <w:rsid w:val="00BD782C"/>
    <w:rsid w:val="00C1390B"/>
    <w:rsid w:val="00C13B45"/>
    <w:rsid w:val="00C207EF"/>
    <w:rsid w:val="00C21A1E"/>
    <w:rsid w:val="00C53C4F"/>
    <w:rsid w:val="00C84518"/>
    <w:rsid w:val="00C92521"/>
    <w:rsid w:val="00C96BAA"/>
    <w:rsid w:val="00CA2B60"/>
    <w:rsid w:val="00CA3B92"/>
    <w:rsid w:val="00CB48F0"/>
    <w:rsid w:val="00CB56E5"/>
    <w:rsid w:val="00CD1226"/>
    <w:rsid w:val="00CD216B"/>
    <w:rsid w:val="00CE12A8"/>
    <w:rsid w:val="00CE4673"/>
    <w:rsid w:val="00CE7361"/>
    <w:rsid w:val="00CE7E7E"/>
    <w:rsid w:val="00D00723"/>
    <w:rsid w:val="00D10078"/>
    <w:rsid w:val="00D328A5"/>
    <w:rsid w:val="00D429DF"/>
    <w:rsid w:val="00D44A91"/>
    <w:rsid w:val="00D474F8"/>
    <w:rsid w:val="00D770D1"/>
    <w:rsid w:val="00D771E9"/>
    <w:rsid w:val="00D81415"/>
    <w:rsid w:val="00D823BC"/>
    <w:rsid w:val="00D91FD7"/>
    <w:rsid w:val="00D93B63"/>
    <w:rsid w:val="00DB0E94"/>
    <w:rsid w:val="00DB78E9"/>
    <w:rsid w:val="00DD3587"/>
    <w:rsid w:val="00DE40D8"/>
    <w:rsid w:val="00E04862"/>
    <w:rsid w:val="00E110AE"/>
    <w:rsid w:val="00E56CD1"/>
    <w:rsid w:val="00E636FF"/>
    <w:rsid w:val="00E66A72"/>
    <w:rsid w:val="00EA57D1"/>
    <w:rsid w:val="00EC0969"/>
    <w:rsid w:val="00EE42A5"/>
    <w:rsid w:val="00EE67F9"/>
    <w:rsid w:val="00F01ECB"/>
    <w:rsid w:val="00F12362"/>
    <w:rsid w:val="00F129C4"/>
    <w:rsid w:val="00F1420B"/>
    <w:rsid w:val="00F17004"/>
    <w:rsid w:val="00F21FD9"/>
    <w:rsid w:val="00F50C32"/>
    <w:rsid w:val="00F53483"/>
    <w:rsid w:val="00F561CF"/>
    <w:rsid w:val="00F77E26"/>
    <w:rsid w:val="00FC294F"/>
    <w:rsid w:val="00FC61F4"/>
    <w:rsid w:val="00FD07FD"/>
    <w:rsid w:val="00FD08BD"/>
    <w:rsid w:val="00FD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9DD5"/>
  <w15:chartTrackingRefBased/>
  <w15:docId w15:val="{207DBCBB-016B-4D10-AADA-9983B94C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5D0"/>
  </w:style>
  <w:style w:type="paragraph" w:styleId="Footer">
    <w:name w:val="footer"/>
    <w:basedOn w:val="Normal"/>
    <w:link w:val="FooterChar"/>
    <w:uiPriority w:val="99"/>
    <w:unhideWhenUsed/>
    <w:rsid w:val="002E3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5D0"/>
  </w:style>
  <w:style w:type="character" w:styleId="Hyperlink">
    <w:name w:val="Hyperlink"/>
    <w:basedOn w:val="DefaultParagraphFont"/>
    <w:uiPriority w:val="99"/>
    <w:unhideWhenUsed/>
    <w:rsid w:val="005C0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canarabank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sowndarya s</dc:creator>
  <cp:keywords/>
  <dc:description/>
  <cp:lastModifiedBy>Sushrutha Shanbhogue</cp:lastModifiedBy>
  <cp:revision>5</cp:revision>
  <dcterms:created xsi:type="dcterms:W3CDTF">2025-11-13T17:33:00Z</dcterms:created>
  <dcterms:modified xsi:type="dcterms:W3CDTF">2025-11-29T14:09:00Z</dcterms:modified>
</cp:coreProperties>
</file>